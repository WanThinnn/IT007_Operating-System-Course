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2AE7" w14:paraId="04E53714" w14:textId="77777777">
        <w:trPr>
          <w:trHeight w:val="509"/>
          <w:jc w:val="center"/>
        </w:trPr>
        <w:tc>
          <w:tcPr>
            <w:tcW w:w="3116" w:type="dxa"/>
            <w:vAlign w:val="center"/>
          </w:tcPr>
          <w:p w14:paraId="30B66C53" w14:textId="77777777" w:rsidR="003A2AE7" w:rsidRPr="004D6C6F" w:rsidRDefault="003A2AE7" w:rsidP="0054709D">
            <w:pPr>
              <w:jc w:val="center"/>
              <w:rPr>
                <w:b/>
                <w:bCs/>
              </w:rPr>
            </w:pPr>
            <w:proofErr w:type="spellStart"/>
            <w:r w:rsidRPr="5FD6C050">
              <w:rPr>
                <w:b/>
                <w:bCs/>
              </w:rPr>
              <w:t>Họ</w:t>
            </w:r>
            <w:proofErr w:type="spellEnd"/>
            <w:r w:rsidRPr="5FD6C050">
              <w:rPr>
                <w:b/>
                <w:bCs/>
              </w:rPr>
              <w:t xml:space="preserve"> </w:t>
            </w:r>
            <w:proofErr w:type="spellStart"/>
            <w:r w:rsidRPr="5FD6C050">
              <w:rPr>
                <w:b/>
                <w:bCs/>
              </w:rPr>
              <w:t>và</w:t>
            </w:r>
            <w:proofErr w:type="spellEnd"/>
            <w:r w:rsidRPr="5FD6C050">
              <w:rPr>
                <w:b/>
                <w:bCs/>
              </w:rPr>
              <w:t xml:space="preserve"> </w:t>
            </w:r>
            <w:proofErr w:type="spellStart"/>
            <w:r w:rsidRPr="5FD6C050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3117" w:type="dxa"/>
            <w:vAlign w:val="center"/>
          </w:tcPr>
          <w:p w14:paraId="616672F5" w14:textId="77777777" w:rsidR="003A2AE7" w:rsidRPr="004D6C6F" w:rsidRDefault="003A2AE7">
            <w:pPr>
              <w:jc w:val="center"/>
              <w:rPr>
                <w:b/>
                <w:bCs/>
                <w:szCs w:val="26"/>
              </w:rPr>
            </w:pPr>
            <w:r w:rsidRPr="004D6C6F">
              <w:rPr>
                <w:b/>
                <w:bCs/>
              </w:rPr>
              <w:t>MSSV</w:t>
            </w:r>
          </w:p>
        </w:tc>
        <w:tc>
          <w:tcPr>
            <w:tcW w:w="3117" w:type="dxa"/>
            <w:vAlign w:val="center"/>
          </w:tcPr>
          <w:p w14:paraId="325513CC" w14:textId="77777777" w:rsidR="003A2AE7" w:rsidRPr="004D6C6F" w:rsidRDefault="003A2AE7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4D6C6F">
              <w:rPr>
                <w:b/>
                <w:bCs/>
              </w:rPr>
              <w:t>Lớp</w:t>
            </w:r>
            <w:proofErr w:type="spellEnd"/>
          </w:p>
        </w:tc>
      </w:tr>
      <w:tr w:rsidR="003A2AE7" w14:paraId="6213D6D1" w14:textId="77777777">
        <w:trPr>
          <w:trHeight w:val="509"/>
          <w:jc w:val="center"/>
        </w:trPr>
        <w:tc>
          <w:tcPr>
            <w:tcW w:w="3116" w:type="dxa"/>
            <w:vAlign w:val="center"/>
          </w:tcPr>
          <w:p w14:paraId="687EB60E" w14:textId="77777777" w:rsidR="003A2AE7" w:rsidRDefault="003A2AE7">
            <w:pPr>
              <w:rPr>
                <w:szCs w:val="26"/>
              </w:rPr>
            </w:pPr>
            <w:r>
              <w:t>Lại Quan Thiên</w:t>
            </w:r>
          </w:p>
        </w:tc>
        <w:tc>
          <w:tcPr>
            <w:tcW w:w="3117" w:type="dxa"/>
            <w:vAlign w:val="center"/>
          </w:tcPr>
          <w:p w14:paraId="601B3557" w14:textId="77777777" w:rsidR="003A2AE7" w:rsidRDefault="003A2AE7">
            <w:pPr>
              <w:jc w:val="center"/>
              <w:rPr>
                <w:szCs w:val="26"/>
              </w:rPr>
            </w:pPr>
            <w:r>
              <w:t>22521385</w:t>
            </w:r>
          </w:p>
        </w:tc>
        <w:tc>
          <w:tcPr>
            <w:tcW w:w="3117" w:type="dxa"/>
            <w:vMerge w:val="restart"/>
            <w:vAlign w:val="center"/>
          </w:tcPr>
          <w:p w14:paraId="0EDA26EC" w14:textId="77777777" w:rsidR="003A2AE7" w:rsidRPr="00980106" w:rsidRDefault="003A2AE7">
            <w:pPr>
              <w:jc w:val="center"/>
              <w:rPr>
                <w:szCs w:val="26"/>
              </w:rPr>
            </w:pPr>
            <w:r>
              <w:t>IT007.O211.1</w:t>
            </w:r>
          </w:p>
        </w:tc>
      </w:tr>
      <w:tr w:rsidR="003A2AE7" w14:paraId="5CBE0A74" w14:textId="77777777">
        <w:trPr>
          <w:trHeight w:val="509"/>
          <w:jc w:val="center"/>
        </w:trPr>
        <w:tc>
          <w:tcPr>
            <w:tcW w:w="3116" w:type="dxa"/>
            <w:vAlign w:val="center"/>
          </w:tcPr>
          <w:p w14:paraId="2E24FAC6" w14:textId="77777777" w:rsidR="003A2AE7" w:rsidRDefault="003A2AE7">
            <w:pPr>
              <w:rPr>
                <w:szCs w:val="26"/>
              </w:rPr>
            </w:pPr>
            <w:r>
              <w:t>Đặng Đức Tài</w:t>
            </w:r>
          </w:p>
        </w:tc>
        <w:tc>
          <w:tcPr>
            <w:tcW w:w="3117" w:type="dxa"/>
            <w:vAlign w:val="center"/>
          </w:tcPr>
          <w:p w14:paraId="5BB55884" w14:textId="77777777" w:rsidR="003A2AE7" w:rsidRDefault="003A2AE7">
            <w:pPr>
              <w:jc w:val="center"/>
              <w:rPr>
                <w:szCs w:val="26"/>
              </w:rPr>
            </w:pPr>
            <w:r>
              <w:t>22521270</w:t>
            </w:r>
          </w:p>
        </w:tc>
        <w:tc>
          <w:tcPr>
            <w:tcW w:w="3117" w:type="dxa"/>
            <w:vMerge/>
          </w:tcPr>
          <w:p w14:paraId="5711B0F2" w14:textId="77777777" w:rsidR="003A2AE7" w:rsidRDefault="003A2AE7">
            <w:pPr>
              <w:rPr>
                <w:szCs w:val="26"/>
              </w:rPr>
            </w:pPr>
          </w:p>
        </w:tc>
      </w:tr>
      <w:tr w:rsidR="003A2AE7" w14:paraId="5C013787" w14:textId="77777777">
        <w:trPr>
          <w:trHeight w:val="509"/>
          <w:jc w:val="center"/>
        </w:trPr>
        <w:tc>
          <w:tcPr>
            <w:tcW w:w="3116" w:type="dxa"/>
            <w:vAlign w:val="center"/>
          </w:tcPr>
          <w:p w14:paraId="01A3FC7B" w14:textId="77777777" w:rsidR="003A2AE7" w:rsidRDefault="003A2AE7">
            <w:pPr>
              <w:rPr>
                <w:szCs w:val="26"/>
              </w:rPr>
            </w:pPr>
            <w:r>
              <w:t>Mai Nguyễn Nam Phương</w:t>
            </w:r>
          </w:p>
        </w:tc>
        <w:tc>
          <w:tcPr>
            <w:tcW w:w="3117" w:type="dxa"/>
            <w:vAlign w:val="center"/>
          </w:tcPr>
          <w:p w14:paraId="0B19A339" w14:textId="77777777" w:rsidR="003A2AE7" w:rsidRDefault="003A2AE7">
            <w:pPr>
              <w:jc w:val="center"/>
              <w:rPr>
                <w:szCs w:val="26"/>
              </w:rPr>
            </w:pPr>
            <w:r>
              <w:t>22521164</w:t>
            </w:r>
          </w:p>
        </w:tc>
        <w:tc>
          <w:tcPr>
            <w:tcW w:w="3117" w:type="dxa"/>
            <w:vMerge/>
          </w:tcPr>
          <w:p w14:paraId="71977F72" w14:textId="77777777" w:rsidR="003A2AE7" w:rsidRDefault="003A2AE7">
            <w:pPr>
              <w:rPr>
                <w:szCs w:val="26"/>
              </w:rPr>
            </w:pPr>
          </w:p>
        </w:tc>
      </w:tr>
      <w:tr w:rsidR="003A2AE7" w14:paraId="52B15F25" w14:textId="77777777">
        <w:trPr>
          <w:trHeight w:val="509"/>
          <w:jc w:val="center"/>
        </w:trPr>
        <w:tc>
          <w:tcPr>
            <w:tcW w:w="3116" w:type="dxa"/>
            <w:vAlign w:val="center"/>
          </w:tcPr>
          <w:p w14:paraId="35BC290F" w14:textId="77777777" w:rsidR="003A2AE7" w:rsidRDefault="003A2AE7">
            <w:pPr>
              <w:rPr>
                <w:szCs w:val="26"/>
              </w:rPr>
            </w:pPr>
            <w:r>
              <w:t xml:space="preserve">Phùng </w:t>
            </w: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Nam</w:t>
            </w:r>
          </w:p>
        </w:tc>
        <w:tc>
          <w:tcPr>
            <w:tcW w:w="3117" w:type="dxa"/>
            <w:vAlign w:val="center"/>
          </w:tcPr>
          <w:p w14:paraId="0E7FF753" w14:textId="77777777" w:rsidR="003A2AE7" w:rsidRDefault="003A2AE7">
            <w:pPr>
              <w:jc w:val="center"/>
              <w:rPr>
                <w:szCs w:val="26"/>
              </w:rPr>
            </w:pPr>
            <w:r>
              <w:t>21522366</w:t>
            </w:r>
          </w:p>
        </w:tc>
        <w:tc>
          <w:tcPr>
            <w:tcW w:w="3117" w:type="dxa"/>
            <w:vMerge/>
          </w:tcPr>
          <w:p w14:paraId="5E3FDA95" w14:textId="77777777" w:rsidR="003A2AE7" w:rsidRDefault="003A2AE7">
            <w:pPr>
              <w:rPr>
                <w:szCs w:val="26"/>
              </w:rPr>
            </w:pPr>
          </w:p>
        </w:tc>
      </w:tr>
    </w:tbl>
    <w:p w14:paraId="3952236B" w14:textId="77777777" w:rsidR="00E2140C" w:rsidRPr="004F6BD0" w:rsidRDefault="00E2140C">
      <w:pPr>
        <w:rPr>
          <w:szCs w:val="26"/>
        </w:rPr>
      </w:pPr>
    </w:p>
    <w:p w14:paraId="7F085DFC" w14:textId="269603E6" w:rsidR="004F6BD0" w:rsidRPr="00811BB6" w:rsidRDefault="00A26DCB" w:rsidP="00811BB6">
      <w:pPr>
        <w:pStyle w:val="Title"/>
      </w:pPr>
      <w:r w:rsidRPr="00D37752">
        <w:t>HỆ ĐIỀU HÀNH</w:t>
      </w:r>
      <w:r w:rsidR="00D37752">
        <w:br/>
      </w:r>
      <w:r w:rsidRPr="00D37752">
        <w:t xml:space="preserve">BÁO CÁO LAB </w:t>
      </w:r>
      <w:r w:rsidR="00DC602B">
        <w:t>5</w:t>
      </w:r>
    </w:p>
    <w:p w14:paraId="7F0A974F" w14:textId="643D1640" w:rsidR="004F6BD0" w:rsidRDefault="00A26DCB" w:rsidP="004F6BD0">
      <w:pPr>
        <w:rPr>
          <w:b/>
          <w:bCs/>
          <w:szCs w:val="26"/>
        </w:rPr>
      </w:pPr>
      <w:r>
        <w:rPr>
          <w:b/>
          <w:bCs/>
          <w:szCs w:val="26"/>
        </w:rPr>
        <w:t>CHECKLIST</w:t>
      </w:r>
    </w:p>
    <w:p w14:paraId="6CA05C9B" w14:textId="63170297" w:rsidR="00E60E2B" w:rsidRDefault="00DC602B" w:rsidP="004F6BD0">
      <w:pPr>
        <w:rPr>
          <w:b/>
          <w:bCs/>
          <w:szCs w:val="26"/>
        </w:rPr>
      </w:pPr>
      <w:r>
        <w:rPr>
          <w:b/>
          <w:bCs/>
          <w:szCs w:val="26"/>
        </w:rPr>
        <w:t>5</w:t>
      </w:r>
      <w:r w:rsidR="00E60E2B">
        <w:rPr>
          <w:b/>
          <w:bCs/>
          <w:szCs w:val="26"/>
        </w:rPr>
        <w:t>.5. BÀI TẬP THỰC HÀNH</w:t>
      </w:r>
    </w:p>
    <w:p w14:paraId="642D3168" w14:textId="5FFC0F45" w:rsidR="00FA024C" w:rsidRDefault="00FA024C" w:rsidP="004F6BD0">
      <w:pPr>
        <w:rPr>
          <w:b/>
          <w:bCs/>
          <w:szCs w:val="26"/>
        </w:rPr>
      </w:pPr>
      <w:proofErr w:type="spellStart"/>
      <w:r>
        <w:rPr>
          <w:b/>
          <w:bCs/>
          <w:szCs w:val="26"/>
        </w:rPr>
        <w:t>Phân</w:t>
      </w:r>
      <w:proofErr w:type="spellEnd"/>
      <w:r>
        <w:rPr>
          <w:b/>
          <w:bCs/>
          <w:szCs w:val="26"/>
        </w:rPr>
        <w:t xml:space="preserve"> </w:t>
      </w:r>
      <w:proofErr w:type="spellStart"/>
      <w:r>
        <w:rPr>
          <w:b/>
          <w:bCs/>
          <w:szCs w:val="26"/>
        </w:rPr>
        <w:t>công</w:t>
      </w:r>
      <w:proofErr w:type="spellEnd"/>
      <w:r>
        <w:rPr>
          <w:b/>
          <w:bCs/>
          <w:szCs w:val="26"/>
        </w:rPr>
        <w:t xml:space="preserve">: </w:t>
      </w:r>
    </w:p>
    <w:tbl>
      <w:tblPr>
        <w:tblStyle w:val="TableGrid"/>
        <w:tblW w:w="102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142"/>
        <w:gridCol w:w="1440"/>
        <w:gridCol w:w="1440"/>
        <w:gridCol w:w="1342"/>
        <w:gridCol w:w="1439"/>
        <w:gridCol w:w="1439"/>
      </w:tblGrid>
      <w:tr w:rsidR="00DF1AD8" w14:paraId="787B6861" w14:textId="3B17CA35" w:rsidTr="002565FB">
        <w:trPr>
          <w:trHeight w:val="549"/>
        </w:trPr>
        <w:tc>
          <w:tcPr>
            <w:tcW w:w="3142" w:type="dxa"/>
            <w:vAlign w:val="center"/>
          </w:tcPr>
          <w:p w14:paraId="6627E451" w14:textId="77777777" w:rsidR="00DF1AD8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40" w:type="dxa"/>
            <w:vAlign w:val="center"/>
          </w:tcPr>
          <w:p w14:paraId="236EE772" w14:textId="77777777" w:rsidR="00DF1AD8" w:rsidRPr="00A26DCB" w:rsidRDefault="00DF1AD8" w:rsidP="00480AA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1</w:t>
            </w:r>
          </w:p>
        </w:tc>
        <w:tc>
          <w:tcPr>
            <w:tcW w:w="1440" w:type="dxa"/>
            <w:vAlign w:val="center"/>
          </w:tcPr>
          <w:p w14:paraId="70B1C918" w14:textId="77777777" w:rsidR="00DF1AD8" w:rsidRPr="00A26DCB" w:rsidRDefault="00DF1AD8" w:rsidP="00480AA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2</w:t>
            </w:r>
          </w:p>
        </w:tc>
        <w:tc>
          <w:tcPr>
            <w:tcW w:w="1342" w:type="dxa"/>
          </w:tcPr>
          <w:p w14:paraId="6F7C7EE6" w14:textId="77777777" w:rsidR="00DF1AD8" w:rsidRDefault="00DF1AD8" w:rsidP="00480AA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3</w:t>
            </w:r>
          </w:p>
        </w:tc>
        <w:tc>
          <w:tcPr>
            <w:tcW w:w="1439" w:type="dxa"/>
          </w:tcPr>
          <w:p w14:paraId="161D2E06" w14:textId="77777777" w:rsidR="00DF1AD8" w:rsidRDefault="00DF1AD8" w:rsidP="00480AA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4</w:t>
            </w:r>
          </w:p>
        </w:tc>
        <w:tc>
          <w:tcPr>
            <w:tcW w:w="1439" w:type="dxa"/>
          </w:tcPr>
          <w:p w14:paraId="1AB5230E" w14:textId="6C18C8A0" w:rsidR="00DF1AD8" w:rsidRDefault="00DF1AD8" w:rsidP="00480AA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BTOT</w:t>
            </w:r>
          </w:p>
        </w:tc>
      </w:tr>
      <w:tr w:rsidR="00DF1AD8" w:rsidRPr="00E02B59" w14:paraId="0B9E02A0" w14:textId="77C7E1E5" w:rsidTr="002565FB">
        <w:trPr>
          <w:trHeight w:val="549"/>
        </w:trPr>
        <w:tc>
          <w:tcPr>
            <w:tcW w:w="3142" w:type="dxa"/>
            <w:vAlign w:val="center"/>
          </w:tcPr>
          <w:p w14:paraId="31604707" w14:textId="7D75B62C" w:rsidR="00DF1AD8" w:rsidRPr="00A26DCB" w:rsidRDefault="00DF1AD8" w:rsidP="00480AAA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Lại Quan Thiên</w:t>
            </w:r>
          </w:p>
        </w:tc>
        <w:tc>
          <w:tcPr>
            <w:tcW w:w="1440" w:type="dxa"/>
            <w:vAlign w:val="center"/>
          </w:tcPr>
          <w:p w14:paraId="55919FB3" w14:textId="030BFADF" w:rsidR="00DF1AD8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40" w:type="dxa"/>
          </w:tcPr>
          <w:p w14:paraId="4EA86CCB" w14:textId="52107050" w:rsidR="00DF1AD8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342" w:type="dxa"/>
          </w:tcPr>
          <w:p w14:paraId="2E628EA0" w14:textId="12A78619" w:rsidR="00DF1AD8" w:rsidRPr="00E02B59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39" w:type="dxa"/>
          </w:tcPr>
          <w:p w14:paraId="160652AA" w14:textId="59126412" w:rsidR="00DF1AD8" w:rsidRPr="00E02B59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39" w:type="dxa"/>
          </w:tcPr>
          <w:p w14:paraId="4A320BFF" w14:textId="4B984F6A" w:rsidR="00DF1AD8" w:rsidRPr="00E02B59" w:rsidRDefault="002565FB" w:rsidP="00480AAA">
            <w:pPr>
              <w:jc w:val="center"/>
              <w:rPr>
                <w:szCs w:val="26"/>
              </w:rPr>
            </w:pPr>
            <w:r w:rsidRPr="000F40D2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0F40D2"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 w:rsidRPr="000F40D2">
              <w:rPr>
                <w:szCs w:val="26"/>
              </w:rPr>
              <w:fldChar w:fldCharType="end"/>
            </w:r>
          </w:p>
        </w:tc>
      </w:tr>
      <w:tr w:rsidR="00DF1AD8" w:rsidRPr="009A6DD7" w14:paraId="7D9F0494" w14:textId="0261CF21" w:rsidTr="002565FB">
        <w:trPr>
          <w:trHeight w:val="549"/>
        </w:trPr>
        <w:tc>
          <w:tcPr>
            <w:tcW w:w="3142" w:type="dxa"/>
            <w:vAlign w:val="center"/>
          </w:tcPr>
          <w:p w14:paraId="47D776D0" w14:textId="3D04A6B6" w:rsidR="00DF1AD8" w:rsidRPr="00A26DCB" w:rsidRDefault="00DF1AD8" w:rsidP="00480AAA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Đặng Đức Tài</w:t>
            </w:r>
          </w:p>
        </w:tc>
        <w:tc>
          <w:tcPr>
            <w:tcW w:w="1440" w:type="dxa"/>
          </w:tcPr>
          <w:p w14:paraId="2FF5D65E" w14:textId="641DC3AA" w:rsidR="00DF1AD8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40" w:type="dxa"/>
          </w:tcPr>
          <w:p w14:paraId="052D8E99" w14:textId="77777777" w:rsidR="00DF1AD8" w:rsidRDefault="00DF1AD8" w:rsidP="00480AAA">
            <w:pPr>
              <w:jc w:val="center"/>
              <w:rPr>
                <w:szCs w:val="26"/>
              </w:rPr>
            </w:pPr>
            <w:r w:rsidRPr="00C418E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18E5"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 w:rsidRPr="00C418E5">
              <w:rPr>
                <w:szCs w:val="26"/>
              </w:rPr>
              <w:fldChar w:fldCharType="end"/>
            </w:r>
          </w:p>
        </w:tc>
        <w:tc>
          <w:tcPr>
            <w:tcW w:w="1342" w:type="dxa"/>
          </w:tcPr>
          <w:p w14:paraId="3FC42AC5" w14:textId="0180EE45" w:rsidR="00DF1AD8" w:rsidRPr="009A6DD7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39" w:type="dxa"/>
          </w:tcPr>
          <w:p w14:paraId="63A9A154" w14:textId="298050AF" w:rsidR="00DF1AD8" w:rsidRPr="009A6DD7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39" w:type="dxa"/>
          </w:tcPr>
          <w:p w14:paraId="7D53D65D" w14:textId="77777777" w:rsidR="00DF1AD8" w:rsidRPr="000F40D2" w:rsidRDefault="00DF1AD8" w:rsidP="00480AAA">
            <w:pPr>
              <w:jc w:val="center"/>
              <w:rPr>
                <w:szCs w:val="26"/>
              </w:rPr>
            </w:pPr>
          </w:p>
        </w:tc>
      </w:tr>
      <w:tr w:rsidR="00DF1AD8" w:rsidRPr="009A6DD7" w14:paraId="7099D603" w14:textId="6F1F0069" w:rsidTr="002565FB">
        <w:trPr>
          <w:trHeight w:val="549"/>
        </w:trPr>
        <w:tc>
          <w:tcPr>
            <w:tcW w:w="3142" w:type="dxa"/>
            <w:vAlign w:val="center"/>
          </w:tcPr>
          <w:p w14:paraId="587FA5A3" w14:textId="4C703C64" w:rsidR="00DF1AD8" w:rsidRPr="00A26DCB" w:rsidRDefault="00DF1AD8" w:rsidP="00480AAA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Mai Nguyễn Nam Phương</w:t>
            </w:r>
          </w:p>
        </w:tc>
        <w:tc>
          <w:tcPr>
            <w:tcW w:w="1440" w:type="dxa"/>
          </w:tcPr>
          <w:p w14:paraId="3402526E" w14:textId="4B183E02" w:rsidR="00DF1AD8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40" w:type="dxa"/>
          </w:tcPr>
          <w:p w14:paraId="5821153C" w14:textId="1BB831A7" w:rsidR="00DF1AD8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342" w:type="dxa"/>
          </w:tcPr>
          <w:p w14:paraId="08387F62" w14:textId="77777777" w:rsidR="00DF1AD8" w:rsidRPr="009A6DD7" w:rsidRDefault="00DF1AD8" w:rsidP="00480AAA">
            <w:pPr>
              <w:jc w:val="center"/>
              <w:rPr>
                <w:szCs w:val="26"/>
              </w:rPr>
            </w:pPr>
            <w:r w:rsidRPr="00D009D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D009D5"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 w:rsidRPr="00D009D5">
              <w:rPr>
                <w:szCs w:val="26"/>
              </w:rPr>
              <w:fldChar w:fldCharType="end"/>
            </w:r>
          </w:p>
        </w:tc>
        <w:tc>
          <w:tcPr>
            <w:tcW w:w="1439" w:type="dxa"/>
          </w:tcPr>
          <w:p w14:paraId="7A7B8B3E" w14:textId="54BC6FC1" w:rsidR="00DF1AD8" w:rsidRPr="009A6DD7" w:rsidRDefault="002565FB" w:rsidP="00480AAA">
            <w:pPr>
              <w:jc w:val="center"/>
              <w:rPr>
                <w:szCs w:val="26"/>
              </w:rPr>
            </w:pPr>
            <w:r w:rsidRPr="00C418E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18E5"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 w:rsidRPr="00C418E5">
              <w:rPr>
                <w:szCs w:val="26"/>
              </w:rPr>
              <w:fldChar w:fldCharType="end"/>
            </w:r>
          </w:p>
        </w:tc>
        <w:tc>
          <w:tcPr>
            <w:tcW w:w="1439" w:type="dxa"/>
          </w:tcPr>
          <w:p w14:paraId="135FC0D8" w14:textId="77777777" w:rsidR="00DF1AD8" w:rsidRPr="009A6DD7" w:rsidRDefault="00DF1AD8" w:rsidP="00480AAA">
            <w:pPr>
              <w:jc w:val="center"/>
              <w:rPr>
                <w:szCs w:val="26"/>
              </w:rPr>
            </w:pPr>
          </w:p>
        </w:tc>
      </w:tr>
      <w:tr w:rsidR="00DF1AD8" w:rsidRPr="009A6DD7" w14:paraId="4C286253" w14:textId="1FB5A766" w:rsidTr="002565FB">
        <w:trPr>
          <w:trHeight w:val="549"/>
        </w:trPr>
        <w:tc>
          <w:tcPr>
            <w:tcW w:w="3142" w:type="dxa"/>
            <w:vAlign w:val="center"/>
          </w:tcPr>
          <w:p w14:paraId="6AB31B24" w14:textId="6B159FFA" w:rsidR="00DF1AD8" w:rsidRDefault="00DF1AD8" w:rsidP="00480AAA">
            <w:pPr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 xml:space="preserve">Phùng </w:t>
            </w:r>
            <w:proofErr w:type="spellStart"/>
            <w:r>
              <w:rPr>
                <w:b/>
                <w:bCs/>
                <w:szCs w:val="26"/>
              </w:rPr>
              <w:t>Trần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Thế</w:t>
            </w:r>
            <w:proofErr w:type="spellEnd"/>
            <w:r>
              <w:rPr>
                <w:b/>
                <w:bCs/>
                <w:szCs w:val="26"/>
              </w:rPr>
              <w:t xml:space="preserve"> Nam</w:t>
            </w:r>
          </w:p>
        </w:tc>
        <w:tc>
          <w:tcPr>
            <w:tcW w:w="1440" w:type="dxa"/>
          </w:tcPr>
          <w:p w14:paraId="74251A81" w14:textId="42BD181C" w:rsidR="00DF1AD8" w:rsidRPr="00997B76" w:rsidRDefault="00DF1AD8" w:rsidP="00480AAA">
            <w:pPr>
              <w:jc w:val="center"/>
              <w:rPr>
                <w:szCs w:val="26"/>
              </w:rPr>
            </w:pPr>
            <w:r w:rsidRPr="00997B76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997B76">
              <w:rPr>
                <w:szCs w:val="26"/>
              </w:rPr>
              <w:instrText xml:space="preserve"> FORMCHECKBOX </w:instrText>
            </w:r>
            <w:r>
              <w:rPr>
                <w:szCs w:val="26"/>
              </w:rPr>
            </w:r>
            <w:r>
              <w:rPr>
                <w:szCs w:val="26"/>
              </w:rPr>
              <w:fldChar w:fldCharType="separate"/>
            </w:r>
            <w:r w:rsidRPr="00997B76">
              <w:rPr>
                <w:szCs w:val="26"/>
              </w:rPr>
              <w:fldChar w:fldCharType="end"/>
            </w:r>
          </w:p>
        </w:tc>
        <w:tc>
          <w:tcPr>
            <w:tcW w:w="1440" w:type="dxa"/>
          </w:tcPr>
          <w:p w14:paraId="4E76AC51" w14:textId="77777777" w:rsidR="00DF1AD8" w:rsidRPr="00C418E5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342" w:type="dxa"/>
          </w:tcPr>
          <w:p w14:paraId="39BD772B" w14:textId="77777777" w:rsidR="00DF1AD8" w:rsidRPr="00D009D5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39" w:type="dxa"/>
          </w:tcPr>
          <w:p w14:paraId="34917AFF" w14:textId="77777777" w:rsidR="00DF1AD8" w:rsidRPr="000F40D2" w:rsidRDefault="00DF1AD8" w:rsidP="00480AAA">
            <w:pPr>
              <w:jc w:val="center"/>
              <w:rPr>
                <w:szCs w:val="26"/>
              </w:rPr>
            </w:pPr>
          </w:p>
        </w:tc>
        <w:tc>
          <w:tcPr>
            <w:tcW w:w="1439" w:type="dxa"/>
          </w:tcPr>
          <w:p w14:paraId="16E3ACB4" w14:textId="77777777" w:rsidR="00DF1AD8" w:rsidRPr="000F40D2" w:rsidRDefault="00DF1AD8" w:rsidP="00480AAA">
            <w:pPr>
              <w:jc w:val="center"/>
              <w:rPr>
                <w:szCs w:val="26"/>
              </w:rPr>
            </w:pPr>
          </w:p>
        </w:tc>
      </w:tr>
    </w:tbl>
    <w:p w14:paraId="78FE5F7E" w14:textId="567FA8B3" w:rsidR="00FA024C" w:rsidRDefault="00FA024C" w:rsidP="004F6BD0">
      <w:pPr>
        <w:rPr>
          <w:b/>
          <w:bCs/>
          <w:szCs w:val="26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087"/>
        <w:gridCol w:w="1603"/>
        <w:gridCol w:w="1604"/>
        <w:gridCol w:w="1528"/>
        <w:gridCol w:w="1528"/>
      </w:tblGrid>
      <w:tr w:rsidR="00DC602B" w14:paraId="7D3E6C4C" w14:textId="347AA9AF" w:rsidTr="00DC602B">
        <w:trPr>
          <w:trHeight w:val="505"/>
        </w:trPr>
        <w:tc>
          <w:tcPr>
            <w:tcW w:w="3087" w:type="dxa"/>
            <w:vAlign w:val="center"/>
          </w:tcPr>
          <w:p w14:paraId="7DF46726" w14:textId="77777777" w:rsidR="00DC602B" w:rsidRDefault="00DC602B" w:rsidP="00970A54">
            <w:pPr>
              <w:jc w:val="center"/>
              <w:rPr>
                <w:szCs w:val="26"/>
              </w:rPr>
            </w:pPr>
          </w:p>
        </w:tc>
        <w:tc>
          <w:tcPr>
            <w:tcW w:w="1603" w:type="dxa"/>
            <w:vAlign w:val="center"/>
          </w:tcPr>
          <w:p w14:paraId="2426136B" w14:textId="2830E434" w:rsidR="00DC602B" w:rsidRPr="00A26DCB" w:rsidRDefault="00DC602B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1</w:t>
            </w:r>
          </w:p>
        </w:tc>
        <w:tc>
          <w:tcPr>
            <w:tcW w:w="1604" w:type="dxa"/>
            <w:vAlign w:val="center"/>
          </w:tcPr>
          <w:p w14:paraId="63C3B806" w14:textId="6A7C5B27" w:rsidR="00DC602B" w:rsidRPr="00A26DCB" w:rsidRDefault="00DC602B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2</w:t>
            </w:r>
          </w:p>
        </w:tc>
        <w:tc>
          <w:tcPr>
            <w:tcW w:w="1528" w:type="dxa"/>
          </w:tcPr>
          <w:p w14:paraId="6F5D63E2" w14:textId="65033672" w:rsidR="00DC602B" w:rsidRDefault="00DC602B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3</w:t>
            </w:r>
          </w:p>
        </w:tc>
        <w:tc>
          <w:tcPr>
            <w:tcW w:w="1528" w:type="dxa"/>
          </w:tcPr>
          <w:p w14:paraId="60CC7903" w14:textId="02D04A26" w:rsidR="00DC602B" w:rsidRDefault="00DC602B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4</w:t>
            </w:r>
          </w:p>
        </w:tc>
      </w:tr>
      <w:tr w:rsidR="00991969" w14:paraId="15CE39B8" w14:textId="1F4B4B26">
        <w:trPr>
          <w:trHeight w:val="505"/>
        </w:trPr>
        <w:tc>
          <w:tcPr>
            <w:tcW w:w="3087" w:type="dxa"/>
            <w:vAlign w:val="center"/>
          </w:tcPr>
          <w:p w14:paraId="5ECDAB33" w14:textId="368F6DF8" w:rsidR="00991969" w:rsidRPr="00A26DCB" w:rsidRDefault="00991969" w:rsidP="00991969">
            <w:pPr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Trình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bày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cách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làm</w:t>
            </w:r>
            <w:proofErr w:type="spellEnd"/>
          </w:p>
        </w:tc>
        <w:tc>
          <w:tcPr>
            <w:tcW w:w="1603" w:type="dxa"/>
            <w:vAlign w:val="center"/>
          </w:tcPr>
          <w:p w14:paraId="132DACA8" w14:textId="040A8410" w:rsidR="00991969" w:rsidRDefault="00991969" w:rsidP="0099196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1604" w:type="dxa"/>
          </w:tcPr>
          <w:p w14:paraId="5A455670" w14:textId="0192169A" w:rsidR="00991969" w:rsidRDefault="00991969" w:rsidP="00991969">
            <w:pPr>
              <w:jc w:val="center"/>
              <w:rPr>
                <w:szCs w:val="26"/>
              </w:rPr>
            </w:pPr>
            <w:r w:rsidRPr="00C418E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18E5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C418E5">
              <w:rPr>
                <w:szCs w:val="26"/>
              </w:rPr>
              <w:fldChar w:fldCharType="end"/>
            </w:r>
          </w:p>
        </w:tc>
        <w:tc>
          <w:tcPr>
            <w:tcW w:w="1528" w:type="dxa"/>
          </w:tcPr>
          <w:p w14:paraId="2E96ED6E" w14:textId="049F1AB1" w:rsidR="00991969" w:rsidRPr="00E02B59" w:rsidRDefault="00991969" w:rsidP="00991969">
            <w:pPr>
              <w:jc w:val="center"/>
              <w:rPr>
                <w:szCs w:val="26"/>
              </w:rPr>
            </w:pPr>
            <w:r w:rsidRPr="00D009D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D009D5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D009D5">
              <w:rPr>
                <w:szCs w:val="26"/>
              </w:rPr>
              <w:fldChar w:fldCharType="end"/>
            </w:r>
          </w:p>
        </w:tc>
        <w:tc>
          <w:tcPr>
            <w:tcW w:w="1528" w:type="dxa"/>
          </w:tcPr>
          <w:p w14:paraId="268EA93A" w14:textId="07219EDA" w:rsidR="00991969" w:rsidRPr="00E02B59" w:rsidRDefault="00991969" w:rsidP="00991969">
            <w:pPr>
              <w:jc w:val="center"/>
              <w:rPr>
                <w:szCs w:val="26"/>
              </w:rPr>
            </w:pPr>
            <w:r w:rsidRPr="000F40D2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0F40D2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0F40D2">
              <w:rPr>
                <w:szCs w:val="26"/>
              </w:rPr>
              <w:fldChar w:fldCharType="end"/>
            </w:r>
          </w:p>
        </w:tc>
      </w:tr>
      <w:tr w:rsidR="00991969" w14:paraId="6573FDCB" w14:textId="49FEE74B">
        <w:trPr>
          <w:trHeight w:val="505"/>
        </w:trPr>
        <w:tc>
          <w:tcPr>
            <w:tcW w:w="3087" w:type="dxa"/>
            <w:vAlign w:val="center"/>
          </w:tcPr>
          <w:p w14:paraId="2388FDF2" w14:textId="6FD9AE7B" w:rsidR="00991969" w:rsidRPr="00A26DCB" w:rsidRDefault="00991969" w:rsidP="00991969">
            <w:pPr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Chụp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hình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minh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chứng</w:t>
            </w:r>
            <w:proofErr w:type="spellEnd"/>
          </w:p>
        </w:tc>
        <w:tc>
          <w:tcPr>
            <w:tcW w:w="1603" w:type="dxa"/>
          </w:tcPr>
          <w:p w14:paraId="5982E5EF" w14:textId="37AAD67D" w:rsidR="00991969" w:rsidRDefault="00991969" w:rsidP="00991969">
            <w:pPr>
              <w:jc w:val="center"/>
              <w:rPr>
                <w:szCs w:val="26"/>
              </w:rPr>
            </w:pPr>
            <w:r w:rsidRPr="00997B76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997B76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997B76">
              <w:rPr>
                <w:szCs w:val="26"/>
              </w:rPr>
              <w:fldChar w:fldCharType="end"/>
            </w:r>
          </w:p>
        </w:tc>
        <w:tc>
          <w:tcPr>
            <w:tcW w:w="1604" w:type="dxa"/>
          </w:tcPr>
          <w:p w14:paraId="0DBBE46F" w14:textId="471EABD4" w:rsidR="00991969" w:rsidRDefault="00991969" w:rsidP="00991969">
            <w:pPr>
              <w:jc w:val="center"/>
              <w:rPr>
                <w:szCs w:val="26"/>
              </w:rPr>
            </w:pPr>
            <w:r w:rsidRPr="00C418E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18E5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C418E5">
              <w:rPr>
                <w:szCs w:val="26"/>
              </w:rPr>
              <w:fldChar w:fldCharType="end"/>
            </w:r>
          </w:p>
        </w:tc>
        <w:tc>
          <w:tcPr>
            <w:tcW w:w="1528" w:type="dxa"/>
          </w:tcPr>
          <w:p w14:paraId="22918FAA" w14:textId="46995300" w:rsidR="00991969" w:rsidRPr="009A6DD7" w:rsidRDefault="00991969" w:rsidP="00991969">
            <w:pPr>
              <w:jc w:val="center"/>
              <w:rPr>
                <w:szCs w:val="26"/>
              </w:rPr>
            </w:pPr>
            <w:r w:rsidRPr="00D009D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D009D5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D009D5">
              <w:rPr>
                <w:szCs w:val="26"/>
              </w:rPr>
              <w:fldChar w:fldCharType="end"/>
            </w:r>
          </w:p>
        </w:tc>
        <w:tc>
          <w:tcPr>
            <w:tcW w:w="1528" w:type="dxa"/>
          </w:tcPr>
          <w:p w14:paraId="52FBFE30" w14:textId="03560F86" w:rsidR="00991969" w:rsidRPr="009A6DD7" w:rsidRDefault="00991969" w:rsidP="00991969">
            <w:pPr>
              <w:jc w:val="center"/>
              <w:rPr>
                <w:szCs w:val="26"/>
              </w:rPr>
            </w:pPr>
            <w:r w:rsidRPr="000F40D2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0F40D2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0F40D2">
              <w:rPr>
                <w:szCs w:val="26"/>
              </w:rPr>
              <w:fldChar w:fldCharType="end"/>
            </w:r>
          </w:p>
        </w:tc>
      </w:tr>
      <w:tr w:rsidR="00991969" w14:paraId="0761074A" w14:textId="28535E64">
        <w:trPr>
          <w:trHeight w:val="505"/>
        </w:trPr>
        <w:tc>
          <w:tcPr>
            <w:tcW w:w="3087" w:type="dxa"/>
            <w:vAlign w:val="center"/>
          </w:tcPr>
          <w:p w14:paraId="2DDC387A" w14:textId="03F88D65" w:rsidR="00991969" w:rsidRPr="00A26DCB" w:rsidRDefault="00991969" w:rsidP="00991969">
            <w:pPr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Giải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thích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kết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quả</w:t>
            </w:r>
            <w:proofErr w:type="spellEnd"/>
          </w:p>
        </w:tc>
        <w:tc>
          <w:tcPr>
            <w:tcW w:w="1603" w:type="dxa"/>
          </w:tcPr>
          <w:p w14:paraId="746F7117" w14:textId="242F7709" w:rsidR="00991969" w:rsidRDefault="00991969" w:rsidP="00991969">
            <w:pPr>
              <w:jc w:val="center"/>
              <w:rPr>
                <w:szCs w:val="26"/>
              </w:rPr>
            </w:pPr>
            <w:r w:rsidRPr="00997B76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997B76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997B76">
              <w:rPr>
                <w:szCs w:val="26"/>
              </w:rPr>
              <w:fldChar w:fldCharType="end"/>
            </w:r>
          </w:p>
        </w:tc>
        <w:tc>
          <w:tcPr>
            <w:tcW w:w="1604" w:type="dxa"/>
          </w:tcPr>
          <w:p w14:paraId="72527836" w14:textId="2B88FC74" w:rsidR="00991969" w:rsidRDefault="00991969" w:rsidP="00991969">
            <w:pPr>
              <w:jc w:val="center"/>
              <w:rPr>
                <w:szCs w:val="26"/>
              </w:rPr>
            </w:pPr>
            <w:r w:rsidRPr="00C418E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C418E5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C418E5">
              <w:rPr>
                <w:szCs w:val="26"/>
              </w:rPr>
              <w:fldChar w:fldCharType="end"/>
            </w:r>
          </w:p>
        </w:tc>
        <w:tc>
          <w:tcPr>
            <w:tcW w:w="1528" w:type="dxa"/>
          </w:tcPr>
          <w:p w14:paraId="7391B503" w14:textId="667D3558" w:rsidR="00991969" w:rsidRPr="009A6DD7" w:rsidRDefault="00991969" w:rsidP="00991969">
            <w:pPr>
              <w:jc w:val="center"/>
              <w:rPr>
                <w:szCs w:val="26"/>
              </w:rPr>
            </w:pPr>
            <w:r w:rsidRPr="00D009D5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D009D5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D009D5">
              <w:rPr>
                <w:szCs w:val="26"/>
              </w:rPr>
              <w:fldChar w:fldCharType="end"/>
            </w:r>
          </w:p>
        </w:tc>
        <w:tc>
          <w:tcPr>
            <w:tcW w:w="1528" w:type="dxa"/>
          </w:tcPr>
          <w:p w14:paraId="2158EBD6" w14:textId="2B0E4DB0" w:rsidR="00991969" w:rsidRPr="009A6DD7" w:rsidRDefault="00991969" w:rsidP="00991969">
            <w:pPr>
              <w:jc w:val="center"/>
              <w:rPr>
                <w:szCs w:val="26"/>
              </w:rPr>
            </w:pPr>
            <w:r w:rsidRPr="000F40D2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0F40D2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0F40D2">
              <w:rPr>
                <w:szCs w:val="26"/>
              </w:rPr>
              <w:fldChar w:fldCharType="end"/>
            </w:r>
          </w:p>
        </w:tc>
      </w:tr>
    </w:tbl>
    <w:p w14:paraId="396C701C" w14:textId="635A5498" w:rsidR="00480AAA" w:rsidRDefault="00480AAA" w:rsidP="004F6BD0">
      <w:pPr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1B6C3625" w14:textId="77777777" w:rsidR="00E60E2B" w:rsidRDefault="00E60E2B" w:rsidP="004F6BD0">
      <w:pPr>
        <w:rPr>
          <w:b/>
          <w:bCs/>
          <w:szCs w:val="26"/>
        </w:rPr>
      </w:pPr>
    </w:p>
    <w:p w14:paraId="5F9DF92D" w14:textId="74FAE8AF" w:rsidR="00FA024C" w:rsidRPr="00E60E2B" w:rsidRDefault="00DC602B" w:rsidP="004F6BD0">
      <w:pPr>
        <w:rPr>
          <w:b/>
          <w:bCs/>
          <w:szCs w:val="26"/>
        </w:rPr>
      </w:pPr>
      <w:r>
        <w:rPr>
          <w:b/>
          <w:bCs/>
          <w:szCs w:val="26"/>
        </w:rPr>
        <w:t>5</w:t>
      </w:r>
      <w:r w:rsidR="00E60E2B">
        <w:rPr>
          <w:b/>
          <w:bCs/>
          <w:szCs w:val="26"/>
        </w:rPr>
        <w:t>.6. 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276"/>
      </w:tblGrid>
      <w:tr w:rsidR="008A0437" w14:paraId="6AD88C0D" w14:textId="697A0ABD" w:rsidTr="00B10B7C">
        <w:trPr>
          <w:trHeight w:val="505"/>
        </w:trPr>
        <w:tc>
          <w:tcPr>
            <w:tcW w:w="3681" w:type="dxa"/>
            <w:vAlign w:val="center"/>
          </w:tcPr>
          <w:p w14:paraId="0F5EBDE1" w14:textId="77777777" w:rsidR="008A0437" w:rsidRDefault="008A0437">
            <w:pPr>
              <w:jc w:val="center"/>
              <w:rPr>
                <w:szCs w:val="26"/>
              </w:rPr>
            </w:pPr>
          </w:p>
        </w:tc>
        <w:tc>
          <w:tcPr>
            <w:tcW w:w="1276" w:type="dxa"/>
            <w:vAlign w:val="center"/>
          </w:tcPr>
          <w:p w14:paraId="40A72BAB" w14:textId="2787476A" w:rsidR="008A0437" w:rsidRPr="00A26DCB" w:rsidRDefault="008A0437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1</w:t>
            </w:r>
          </w:p>
        </w:tc>
      </w:tr>
      <w:tr w:rsidR="00991969" w14:paraId="15071477" w14:textId="7A995F13">
        <w:trPr>
          <w:trHeight w:val="505"/>
        </w:trPr>
        <w:tc>
          <w:tcPr>
            <w:tcW w:w="3681" w:type="dxa"/>
            <w:vAlign w:val="center"/>
          </w:tcPr>
          <w:p w14:paraId="1081B142" w14:textId="0ABAA967" w:rsidR="00991969" w:rsidRPr="00A26DCB" w:rsidRDefault="00991969" w:rsidP="00991969">
            <w:pPr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Trình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bày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cách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làm</w:t>
            </w:r>
            <w:proofErr w:type="spellEnd"/>
          </w:p>
        </w:tc>
        <w:tc>
          <w:tcPr>
            <w:tcW w:w="1276" w:type="dxa"/>
          </w:tcPr>
          <w:p w14:paraId="5A79DF0E" w14:textId="3F87C467" w:rsidR="00991969" w:rsidRDefault="00991969" w:rsidP="00991969">
            <w:pPr>
              <w:jc w:val="center"/>
              <w:rPr>
                <w:szCs w:val="26"/>
              </w:rPr>
            </w:pPr>
            <w:r w:rsidRPr="006106D9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106D9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6106D9">
              <w:rPr>
                <w:szCs w:val="26"/>
              </w:rPr>
              <w:fldChar w:fldCharType="end"/>
            </w:r>
          </w:p>
        </w:tc>
      </w:tr>
      <w:tr w:rsidR="00991969" w14:paraId="3888F331" w14:textId="29E4BA8E">
        <w:trPr>
          <w:trHeight w:val="505"/>
        </w:trPr>
        <w:tc>
          <w:tcPr>
            <w:tcW w:w="3681" w:type="dxa"/>
            <w:vAlign w:val="center"/>
          </w:tcPr>
          <w:p w14:paraId="4BA8C6F0" w14:textId="73EF6C0D" w:rsidR="00991969" w:rsidRPr="00A26DCB" w:rsidRDefault="00991969" w:rsidP="00991969">
            <w:pPr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Chụp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hình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minh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chứng</w:t>
            </w:r>
            <w:proofErr w:type="spellEnd"/>
          </w:p>
        </w:tc>
        <w:tc>
          <w:tcPr>
            <w:tcW w:w="1276" w:type="dxa"/>
          </w:tcPr>
          <w:p w14:paraId="24E4B763" w14:textId="027CE7C3" w:rsidR="00991969" w:rsidRDefault="00991969" w:rsidP="00991969">
            <w:pPr>
              <w:jc w:val="center"/>
              <w:rPr>
                <w:szCs w:val="26"/>
              </w:rPr>
            </w:pPr>
            <w:r w:rsidRPr="006106D9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106D9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6106D9">
              <w:rPr>
                <w:szCs w:val="26"/>
              </w:rPr>
              <w:fldChar w:fldCharType="end"/>
            </w:r>
          </w:p>
        </w:tc>
      </w:tr>
      <w:tr w:rsidR="00991969" w14:paraId="6438A6A1" w14:textId="0DA4E18B">
        <w:trPr>
          <w:trHeight w:val="505"/>
        </w:trPr>
        <w:tc>
          <w:tcPr>
            <w:tcW w:w="3681" w:type="dxa"/>
            <w:vAlign w:val="center"/>
          </w:tcPr>
          <w:p w14:paraId="78E6836D" w14:textId="024B2DFE" w:rsidR="00991969" w:rsidRPr="00A26DCB" w:rsidRDefault="00991969" w:rsidP="00991969">
            <w:pPr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Giải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thích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kết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quả</w:t>
            </w:r>
            <w:proofErr w:type="spellEnd"/>
          </w:p>
        </w:tc>
        <w:tc>
          <w:tcPr>
            <w:tcW w:w="1276" w:type="dxa"/>
          </w:tcPr>
          <w:p w14:paraId="3E4CEAA1" w14:textId="35D2B1C8" w:rsidR="00991969" w:rsidRDefault="00991969" w:rsidP="00991969">
            <w:pPr>
              <w:jc w:val="center"/>
              <w:rPr>
                <w:szCs w:val="26"/>
              </w:rPr>
            </w:pPr>
            <w:r w:rsidRPr="006106D9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106D9">
              <w:rPr>
                <w:szCs w:val="26"/>
              </w:rPr>
              <w:instrText xml:space="preserve"> FORMCHECKBOX </w:instrText>
            </w:r>
            <w:r w:rsidR="00480AAA">
              <w:rPr>
                <w:szCs w:val="26"/>
              </w:rPr>
            </w:r>
            <w:r w:rsidR="00480AAA">
              <w:rPr>
                <w:szCs w:val="26"/>
              </w:rPr>
              <w:fldChar w:fldCharType="separate"/>
            </w:r>
            <w:r w:rsidRPr="006106D9">
              <w:rPr>
                <w:szCs w:val="26"/>
              </w:rPr>
              <w:fldChar w:fldCharType="end"/>
            </w:r>
          </w:p>
        </w:tc>
      </w:tr>
    </w:tbl>
    <w:p w14:paraId="1A9A30C2" w14:textId="77777777" w:rsidR="00991969" w:rsidRDefault="00991969" w:rsidP="004F6BD0">
      <w:pPr>
        <w:rPr>
          <w:szCs w:val="26"/>
        </w:rPr>
      </w:pPr>
    </w:p>
    <w:p w14:paraId="2565EBD8" w14:textId="14259728" w:rsidR="00161904" w:rsidRDefault="00F43008" w:rsidP="00161904">
      <w:pPr>
        <w:rPr>
          <w:szCs w:val="26"/>
        </w:rPr>
      </w:pPr>
      <w:proofErr w:type="spellStart"/>
      <w:r w:rsidRPr="00F43008">
        <w:rPr>
          <w:b/>
          <w:bCs/>
          <w:szCs w:val="26"/>
          <w:u w:val="single"/>
        </w:rPr>
        <w:t>Tự</w:t>
      </w:r>
      <w:proofErr w:type="spellEnd"/>
      <w:r w:rsidRPr="00F43008">
        <w:rPr>
          <w:b/>
          <w:bCs/>
          <w:szCs w:val="26"/>
          <w:u w:val="single"/>
        </w:rPr>
        <w:t xml:space="preserve"> </w:t>
      </w:r>
      <w:proofErr w:type="spellStart"/>
      <w:r w:rsidRPr="00F43008">
        <w:rPr>
          <w:b/>
          <w:bCs/>
          <w:szCs w:val="26"/>
          <w:u w:val="single"/>
        </w:rPr>
        <w:t>chấm</w:t>
      </w:r>
      <w:proofErr w:type="spellEnd"/>
      <w:r w:rsidRPr="00F43008">
        <w:rPr>
          <w:b/>
          <w:bCs/>
          <w:szCs w:val="26"/>
          <w:u w:val="single"/>
        </w:rPr>
        <w:t xml:space="preserve"> </w:t>
      </w:r>
      <w:proofErr w:type="spellStart"/>
      <w:r w:rsidRPr="00F43008">
        <w:rPr>
          <w:b/>
          <w:bCs/>
          <w:szCs w:val="26"/>
          <w:u w:val="single"/>
        </w:rPr>
        <w:t>điểm</w:t>
      </w:r>
      <w:proofErr w:type="spellEnd"/>
      <w:r w:rsidRPr="00F43008">
        <w:rPr>
          <w:b/>
          <w:bCs/>
          <w:szCs w:val="26"/>
          <w:u w:val="single"/>
        </w:rPr>
        <w:t>:</w:t>
      </w:r>
      <w:r>
        <w:rPr>
          <w:szCs w:val="26"/>
        </w:rPr>
        <w:t xml:space="preserve"> </w:t>
      </w:r>
      <w:r w:rsidR="00811BB6">
        <w:rPr>
          <w:szCs w:val="26"/>
        </w:rPr>
        <w:fldChar w:fldCharType="begin">
          <w:ffData>
            <w:name w:val="Text1"/>
            <w:enabled/>
            <w:calcOnExit w:val="0"/>
            <w:textInput>
              <w:default w:val="10/10"/>
            </w:textInput>
          </w:ffData>
        </w:fldChar>
      </w:r>
      <w:bookmarkStart w:id="0" w:name="Text1"/>
      <w:r w:rsidR="00811BB6">
        <w:rPr>
          <w:szCs w:val="26"/>
        </w:rPr>
        <w:instrText xml:space="preserve"> FORMTEXT </w:instrText>
      </w:r>
      <w:r w:rsidR="00811BB6">
        <w:rPr>
          <w:szCs w:val="26"/>
        </w:rPr>
      </w:r>
      <w:r w:rsidR="00811BB6">
        <w:rPr>
          <w:szCs w:val="26"/>
        </w:rPr>
        <w:fldChar w:fldCharType="separate"/>
      </w:r>
      <w:r w:rsidR="00811BB6">
        <w:rPr>
          <w:noProof/>
          <w:szCs w:val="26"/>
        </w:rPr>
        <w:t>10/10</w:t>
      </w:r>
      <w:r w:rsidR="00811BB6">
        <w:rPr>
          <w:szCs w:val="26"/>
        </w:rPr>
        <w:fldChar w:fldCharType="end"/>
      </w:r>
      <w:bookmarkEnd w:id="0"/>
    </w:p>
    <w:p w14:paraId="52159390" w14:textId="77777777" w:rsidR="00161904" w:rsidRDefault="00161904" w:rsidP="00161904">
      <w:pPr>
        <w:rPr>
          <w:szCs w:val="26"/>
        </w:rPr>
      </w:pPr>
    </w:p>
    <w:p w14:paraId="1386ED34" w14:textId="1AC2C48E" w:rsidR="00F433B2" w:rsidRPr="00F433B2" w:rsidRDefault="00161904" w:rsidP="00F433B2">
      <w:pPr>
        <w:rPr>
          <w:i/>
          <w:iCs/>
          <w:szCs w:val="26"/>
        </w:rPr>
      </w:pPr>
      <w:r w:rsidRPr="00161904">
        <w:rPr>
          <w:i/>
          <w:iCs/>
          <w:szCs w:val="26"/>
        </w:rPr>
        <w:t>*</w:t>
      </w:r>
      <w:r w:rsidR="00E4613C">
        <w:rPr>
          <w:i/>
          <w:iCs/>
          <w:szCs w:val="26"/>
        </w:rPr>
        <w:t>Lưu ý</w:t>
      </w:r>
      <w:r w:rsidRPr="00161904">
        <w:rPr>
          <w:i/>
          <w:iCs/>
          <w:szCs w:val="26"/>
        </w:rPr>
        <w:t xml:space="preserve">: </w:t>
      </w:r>
      <w:proofErr w:type="spellStart"/>
      <w:r w:rsidR="00E4613C">
        <w:rPr>
          <w:i/>
          <w:iCs/>
          <w:szCs w:val="26"/>
        </w:rPr>
        <w:t>Xuất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báo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cáo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theo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định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dạng</w:t>
      </w:r>
      <w:proofErr w:type="spellEnd"/>
      <w:r w:rsidR="00E4613C">
        <w:rPr>
          <w:i/>
          <w:iCs/>
          <w:szCs w:val="26"/>
        </w:rPr>
        <w:t xml:space="preserve"> PDF, </w:t>
      </w:r>
      <w:proofErr w:type="spellStart"/>
      <w:r w:rsidR="00E4613C">
        <w:rPr>
          <w:i/>
          <w:iCs/>
          <w:szCs w:val="26"/>
        </w:rPr>
        <w:t>đặt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tên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theo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cú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pháp</w:t>
      </w:r>
      <w:proofErr w:type="spellEnd"/>
      <w:r w:rsidRPr="00161904">
        <w:rPr>
          <w:i/>
          <w:iCs/>
          <w:szCs w:val="26"/>
        </w:rPr>
        <w:t>:</w:t>
      </w:r>
      <w:r>
        <w:rPr>
          <w:b/>
          <w:bCs/>
          <w:i/>
          <w:iCs/>
          <w:szCs w:val="26"/>
        </w:rPr>
        <w:br/>
      </w:r>
      <w:r w:rsidR="00E4613C">
        <w:rPr>
          <w:b/>
          <w:bCs/>
          <w:i/>
          <w:iCs/>
          <w:szCs w:val="26"/>
        </w:rPr>
        <w:t>&lt;</w:t>
      </w:r>
      <w:proofErr w:type="spellStart"/>
      <w:r w:rsidR="00B10B7C">
        <w:rPr>
          <w:b/>
          <w:bCs/>
          <w:i/>
          <w:iCs/>
          <w:szCs w:val="26"/>
        </w:rPr>
        <w:t>Tên</w:t>
      </w:r>
      <w:proofErr w:type="spellEnd"/>
      <w:r w:rsidR="00B10B7C">
        <w:rPr>
          <w:b/>
          <w:bCs/>
          <w:i/>
          <w:iCs/>
          <w:szCs w:val="26"/>
        </w:rPr>
        <w:t xml:space="preserve"> </w:t>
      </w:r>
      <w:proofErr w:type="spellStart"/>
      <w:r w:rsidR="00B10B7C">
        <w:rPr>
          <w:b/>
          <w:bCs/>
          <w:i/>
          <w:iCs/>
          <w:szCs w:val="26"/>
        </w:rPr>
        <w:t>nhóm</w:t>
      </w:r>
      <w:proofErr w:type="spellEnd"/>
      <w:r w:rsidR="00E4613C">
        <w:rPr>
          <w:b/>
          <w:bCs/>
          <w:i/>
          <w:iCs/>
          <w:szCs w:val="26"/>
        </w:rPr>
        <w:t>&gt;</w:t>
      </w:r>
      <w:r w:rsidR="00913325">
        <w:rPr>
          <w:b/>
          <w:bCs/>
          <w:i/>
          <w:iCs/>
          <w:szCs w:val="26"/>
        </w:rPr>
        <w:t>_LAB</w:t>
      </w:r>
      <w:r w:rsidR="00DC602B">
        <w:rPr>
          <w:b/>
          <w:bCs/>
          <w:i/>
          <w:iCs/>
          <w:szCs w:val="26"/>
        </w:rPr>
        <w:t>5</w:t>
      </w:r>
      <w:r w:rsidRPr="00161904">
        <w:rPr>
          <w:b/>
          <w:bCs/>
          <w:i/>
          <w:iCs/>
          <w:szCs w:val="26"/>
        </w:rPr>
        <w:t>.pdf</w:t>
      </w:r>
      <w:r w:rsidRPr="00161904">
        <w:rPr>
          <w:i/>
          <w:iCs/>
          <w:szCs w:val="26"/>
        </w:rPr>
        <w:br w:type="page"/>
      </w:r>
    </w:p>
    <w:p w14:paraId="338E6AA0" w14:textId="0CA23AF8" w:rsidR="00F433B2" w:rsidRPr="00F433B2" w:rsidRDefault="00DC602B" w:rsidP="00F433B2">
      <w:pPr>
        <w:rPr>
          <w:b/>
          <w:bCs/>
        </w:rPr>
      </w:pPr>
      <w:r>
        <w:rPr>
          <w:b/>
          <w:bCs/>
        </w:rPr>
        <w:t>5</w:t>
      </w:r>
      <w:r w:rsidR="00F433B2" w:rsidRPr="00F433B2">
        <w:rPr>
          <w:b/>
          <w:bCs/>
        </w:rPr>
        <w:t>.5. BÀI TẬP THỰC HÀNH</w:t>
      </w:r>
    </w:p>
    <w:p w14:paraId="5E28AC23" w14:textId="4576360F" w:rsidR="00C07F57" w:rsidRDefault="00F20238" w:rsidP="00F20238">
      <w:pPr>
        <w:pStyle w:val="Heading1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r w:rsidRPr="00880A45">
        <w:t>5.3.1.2</w:t>
      </w:r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 w:rsidRPr="00880A45">
        <w:t>bằng</w:t>
      </w:r>
      <w:proofErr w:type="spellEnd"/>
      <w:r w:rsidRPr="00880A45">
        <w:t xml:space="preserve"> </w:t>
      </w:r>
      <w:proofErr w:type="spellStart"/>
      <w:r w:rsidRPr="00880A45">
        <w:t>điều</w:t>
      </w:r>
      <w:proofErr w:type="spellEnd"/>
      <w:r w:rsidRPr="00880A45">
        <w:t xml:space="preserve"> </w:t>
      </w:r>
      <w:proofErr w:type="spellStart"/>
      <w:r w:rsidRPr="00880A45">
        <w:t>kiện</w:t>
      </w:r>
      <w:proofErr w:type="spellEnd"/>
      <w:r w:rsidRPr="00880A45">
        <w:t xml:space="preserve"> </w:t>
      </w:r>
      <w:proofErr w:type="spellStart"/>
      <w:r w:rsidRPr="00880A45">
        <w:t>sau</w:t>
      </w:r>
      <w:proofErr w:type="spellEnd"/>
      <w:r w:rsidRPr="00880A45">
        <w:t>: sells &lt;= products &lt;= sells + [</w:t>
      </w:r>
      <w:r>
        <w:t>4</w:t>
      </w:r>
      <w:r w:rsidRPr="00880A45">
        <w:t xml:space="preserve"> </w:t>
      </w:r>
      <w:proofErr w:type="spellStart"/>
      <w:r w:rsidRPr="00880A45">
        <w:t>số</w:t>
      </w:r>
      <w:proofErr w:type="spellEnd"/>
      <w:r w:rsidRPr="00880A45">
        <w:t xml:space="preserve"> </w:t>
      </w:r>
      <w:proofErr w:type="spellStart"/>
      <w:r w:rsidRPr="00880A45">
        <w:t>cuối</w:t>
      </w:r>
      <w:proofErr w:type="spellEnd"/>
      <w:r w:rsidRPr="00880A45">
        <w:t xml:space="preserve"> </w:t>
      </w:r>
      <w:proofErr w:type="spellStart"/>
      <w:r w:rsidRPr="00880A45">
        <w:t>của</w:t>
      </w:r>
      <w:proofErr w:type="spellEnd"/>
      <w:r w:rsidRPr="00880A45">
        <w:t xml:space="preserve"> MSSV]</w:t>
      </w:r>
    </w:p>
    <w:p w14:paraId="4212B24C" w14:textId="1CE2687A" w:rsidR="00C07F57" w:rsidRDefault="5809E43F" w:rsidP="5809E43F">
      <w:pPr>
        <w:pStyle w:val="Heading1"/>
        <w:numPr>
          <w:ilvl w:val="0"/>
          <w:numId w:val="0"/>
        </w:numPr>
      </w:pPr>
      <w:r>
        <w:t xml:space="preserve"> (MSSV: 21522366)</w:t>
      </w:r>
    </w:p>
    <w:p w14:paraId="533A0A58" w14:textId="00BAF76D" w:rsidR="770C40A5" w:rsidRPr="00655562" w:rsidRDefault="00655562" w:rsidP="770C40A5">
      <w:pPr>
        <w:rPr>
          <w:b/>
          <w:u w:val="single"/>
          <w:rPrChange w:id="1" w:author="Lại Quan Thiên" w:date="2024-05-10T14:47:00Z" w16du:dateUtc="2024-05-10T07:47:00Z">
            <w:rPr>
              <w:b/>
              <w:color w:val="FF0000"/>
            </w:rPr>
          </w:rPrChange>
        </w:rPr>
      </w:pPr>
      <w:ins w:id="2" w:author="Lại Quan Thiên" w:date="2024-05-10T14:47:00Z" w16du:dateUtc="2024-05-10T07:47:00Z">
        <w:r w:rsidRPr="00655562">
          <w:rPr>
            <w:b/>
            <w:bCs/>
            <w:u w:val="single"/>
            <w:rPrChange w:id="3" w:author="Lại Quan Thiên" w:date="2024-05-10T14:47:00Z" w16du:dateUtc="2024-05-10T07:47:00Z">
              <w:rPr>
                <w:b/>
                <w:bCs/>
              </w:rPr>
            </w:rPrChange>
          </w:rPr>
          <w:t xml:space="preserve">* </w:t>
        </w:r>
      </w:ins>
      <w:r w:rsidR="5809E43F" w:rsidRPr="00655562">
        <w:rPr>
          <w:b/>
          <w:bCs/>
          <w:u w:val="single"/>
          <w:rPrChange w:id="4" w:author="Lại Quan Thiên" w:date="2024-05-10T14:47:00Z" w16du:dateUtc="2024-05-10T07:47:00Z">
            <w:rPr>
              <w:b/>
              <w:bCs/>
              <w:color w:val="FF0000"/>
            </w:rPr>
          </w:rPrChange>
        </w:rPr>
        <w:t>Code:</w:t>
      </w:r>
    </w:p>
    <w:p w14:paraId="33A974ED" w14:textId="0CB56100" w:rsidR="00C07F57" w:rsidRDefault="319D97A6" w:rsidP="00655740">
      <w:pPr>
        <w:jc w:val="center"/>
        <w:pPrChange w:id="5" w:author="Lại Quan Thiên" w:date="2024-05-10T14:41:00Z" w16du:dateUtc="2024-05-10T07:41:00Z">
          <w:pPr/>
        </w:pPrChange>
      </w:pPr>
      <w:r>
        <w:rPr>
          <w:noProof/>
        </w:rPr>
        <w:drawing>
          <wp:inline distT="0" distB="0" distL="0" distR="0" wp14:anchorId="6E975CB4" wp14:editId="5CD116A3">
            <wp:extent cx="3343275" cy="5095874"/>
            <wp:effectExtent l="0" t="0" r="0" b="0"/>
            <wp:docPr id="1044973884" name="Picture 1044973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9738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E2B4" w14:textId="3FE132CB" w:rsidR="64E0B34D" w:rsidRDefault="64E0B34D" w:rsidP="64E0B34D"/>
    <w:p w14:paraId="66D82167" w14:textId="68EBCA46" w:rsidR="72EB8B6F" w:rsidRPr="00655562" w:rsidDel="00655562" w:rsidRDefault="00655562" w:rsidP="72EB8B6F">
      <w:pPr>
        <w:rPr>
          <w:del w:id="6" w:author="Lại Quan Thiên" w:date="2024-05-10T14:47:00Z" w16du:dateUtc="2024-05-10T07:47:00Z"/>
          <w:b/>
          <w:bCs/>
          <w:u w:val="single"/>
          <w:rPrChange w:id="7" w:author="Lại Quan Thiên" w:date="2024-05-10T14:47:00Z" w16du:dateUtc="2024-05-10T07:47:00Z">
            <w:rPr>
              <w:del w:id="8" w:author="Lại Quan Thiên" w:date="2024-05-10T14:47:00Z" w16du:dateUtc="2024-05-10T07:47:00Z"/>
              <w:b/>
              <w:bCs/>
              <w:color w:val="FF0000"/>
            </w:rPr>
          </w:rPrChange>
        </w:rPr>
      </w:pPr>
      <w:ins w:id="9" w:author="Lại Quan Thiên" w:date="2024-05-10T14:47:00Z" w16du:dateUtc="2024-05-10T07:47:00Z">
        <w:r w:rsidRPr="00655562">
          <w:rPr>
            <w:b/>
            <w:bCs/>
            <w:u w:val="single"/>
            <w:rPrChange w:id="10" w:author="Lại Quan Thiên" w:date="2024-05-10T14:47:00Z" w16du:dateUtc="2024-05-10T07:47:00Z">
              <w:rPr>
                <w:b/>
                <w:bCs/>
              </w:rPr>
            </w:rPrChange>
          </w:rPr>
          <w:t xml:space="preserve">* </w:t>
        </w:r>
      </w:ins>
      <w:proofErr w:type="spellStart"/>
      <w:r w:rsidR="0F5F008C" w:rsidRPr="00655562">
        <w:rPr>
          <w:b/>
          <w:bCs/>
          <w:u w:val="single"/>
          <w:rPrChange w:id="11" w:author="Lại Quan Thiên" w:date="2024-05-10T14:47:00Z" w16du:dateUtc="2024-05-10T07:47:00Z">
            <w:rPr>
              <w:b/>
              <w:bCs/>
              <w:color w:val="FF0000"/>
            </w:rPr>
          </w:rPrChange>
        </w:rPr>
        <w:t>Giải</w:t>
      </w:r>
      <w:proofErr w:type="spellEnd"/>
      <w:r w:rsidR="0F5F008C" w:rsidRPr="00655562">
        <w:rPr>
          <w:b/>
          <w:bCs/>
          <w:u w:val="single"/>
          <w:rPrChange w:id="12" w:author="Lại Quan Thiên" w:date="2024-05-10T14:47:00Z" w16du:dateUtc="2024-05-10T07:47:00Z">
            <w:rPr>
              <w:b/>
              <w:bCs/>
              <w:color w:val="FF0000"/>
            </w:rPr>
          </w:rPrChange>
        </w:rPr>
        <w:t xml:space="preserve"> </w:t>
      </w:r>
      <w:proofErr w:type="spellStart"/>
      <w:r w:rsidR="0F5F008C" w:rsidRPr="00655562">
        <w:rPr>
          <w:b/>
          <w:bCs/>
          <w:u w:val="single"/>
          <w:rPrChange w:id="13" w:author="Lại Quan Thiên" w:date="2024-05-10T14:47:00Z" w16du:dateUtc="2024-05-10T07:47:00Z">
            <w:rPr>
              <w:b/>
              <w:bCs/>
              <w:color w:val="FF0000"/>
            </w:rPr>
          </w:rPrChange>
        </w:rPr>
        <w:t>thích</w:t>
      </w:r>
      <w:proofErr w:type="spellEnd"/>
      <w:r w:rsidR="0F5F008C" w:rsidRPr="00655562">
        <w:rPr>
          <w:b/>
          <w:bCs/>
          <w:u w:val="single"/>
          <w:rPrChange w:id="14" w:author="Lại Quan Thiên" w:date="2024-05-10T14:47:00Z" w16du:dateUtc="2024-05-10T07:47:00Z">
            <w:rPr>
              <w:b/>
              <w:bCs/>
              <w:color w:val="FF0000"/>
            </w:rPr>
          </w:rPrChange>
        </w:rPr>
        <w:t>:</w:t>
      </w:r>
    </w:p>
    <w:p w14:paraId="1C68DAEF" w14:textId="40E83A84" w:rsidR="009A56FA" w:rsidRDefault="0F5F008C" w:rsidP="0F5F008C">
      <w:del w:id="15" w:author="Lại Quan Thiên" w:date="2024-05-10T14:47:00Z" w16du:dateUtc="2024-05-10T07:47:00Z">
        <w:r w:rsidRPr="0F5F008C" w:rsidDel="00655562">
          <w:rPr>
            <w:b/>
            <w:bCs/>
            <w:color w:val="FF0000"/>
          </w:rPr>
          <w:delText xml:space="preserve"> </w:delText>
        </w:r>
      </w:del>
    </w:p>
    <w:p w14:paraId="36D1234D" w14:textId="6225A6F0" w:rsidR="009A56FA" w:rsidRPr="00627320" w:rsidRDefault="00627320" w:rsidP="0F5F008C">
      <w:pPr>
        <w:rPr>
          <w:b/>
          <w:bCs/>
        </w:rPr>
      </w:pPr>
      <w:r w:rsidRPr="00627320">
        <w:rPr>
          <w:b/>
          <w:bCs/>
        </w:rPr>
        <w:t xml:space="preserve">- </w:t>
      </w:r>
      <w:r w:rsidR="0F5F008C" w:rsidRPr="00627320">
        <w:rPr>
          <w:b/>
          <w:bCs/>
        </w:rPr>
        <w:t xml:space="preserve">Khai </w:t>
      </w:r>
      <w:proofErr w:type="spellStart"/>
      <w:r w:rsidR="0F5F008C" w:rsidRPr="00627320">
        <w:rPr>
          <w:b/>
          <w:bCs/>
        </w:rPr>
        <w:t>báo</w:t>
      </w:r>
      <w:proofErr w:type="spellEnd"/>
      <w:r w:rsidR="0F5F008C" w:rsidRPr="00627320">
        <w:rPr>
          <w:b/>
          <w:bCs/>
        </w:rPr>
        <w:t xml:space="preserve"> </w:t>
      </w:r>
      <w:proofErr w:type="spellStart"/>
      <w:r w:rsidR="0F5F008C" w:rsidRPr="00627320">
        <w:rPr>
          <w:b/>
          <w:bCs/>
        </w:rPr>
        <w:t>thư</w:t>
      </w:r>
      <w:proofErr w:type="spellEnd"/>
      <w:r w:rsidR="0F5F008C" w:rsidRPr="00627320">
        <w:rPr>
          <w:b/>
          <w:bCs/>
        </w:rPr>
        <w:t xml:space="preserve"> </w:t>
      </w:r>
      <w:proofErr w:type="spellStart"/>
      <w:r w:rsidR="0F5F008C" w:rsidRPr="00627320">
        <w:rPr>
          <w:b/>
          <w:bCs/>
        </w:rPr>
        <w:t>viện</w:t>
      </w:r>
      <w:proofErr w:type="spellEnd"/>
      <w:r w:rsidR="0F5F008C" w:rsidRPr="00627320">
        <w:rPr>
          <w:b/>
          <w:bCs/>
        </w:rPr>
        <w:t xml:space="preserve"> </w:t>
      </w:r>
      <w:proofErr w:type="spellStart"/>
      <w:r w:rsidR="0F5F008C" w:rsidRPr="00627320">
        <w:rPr>
          <w:b/>
          <w:bCs/>
        </w:rPr>
        <w:t>và</w:t>
      </w:r>
      <w:proofErr w:type="spellEnd"/>
      <w:r w:rsidR="0F5F008C" w:rsidRPr="00627320">
        <w:rPr>
          <w:b/>
          <w:bCs/>
        </w:rPr>
        <w:t xml:space="preserve"> </w:t>
      </w:r>
      <w:proofErr w:type="spellStart"/>
      <w:r w:rsidR="0F5F008C" w:rsidRPr="00627320">
        <w:rPr>
          <w:b/>
          <w:bCs/>
        </w:rPr>
        <w:t>biến</w:t>
      </w:r>
      <w:proofErr w:type="spellEnd"/>
      <w:r w:rsidR="0F5F008C" w:rsidRPr="00627320">
        <w:rPr>
          <w:b/>
          <w:bCs/>
        </w:rPr>
        <w:t>:</w:t>
      </w:r>
    </w:p>
    <w:p w14:paraId="6C73D5D7" w14:textId="77777777" w:rsidR="00627320" w:rsidRDefault="00627320" w:rsidP="000931AA">
      <w:pPr>
        <w:ind w:firstLine="720"/>
      </w:pPr>
      <w:r>
        <w:t>+</w:t>
      </w:r>
      <w:r w:rsidR="0F5F008C" w:rsidRPr="0F5F008C">
        <w:t xml:space="preserve"> </w:t>
      </w:r>
      <w:proofErr w:type="spellStart"/>
      <w:r w:rsidR="0F5F008C" w:rsidRPr="0F5F008C">
        <w:t>Chương</w:t>
      </w:r>
      <w:proofErr w:type="spellEnd"/>
      <w:r w:rsidR="0F5F008C" w:rsidRPr="0F5F008C">
        <w:t xml:space="preserve"> </w:t>
      </w:r>
      <w:proofErr w:type="spellStart"/>
      <w:r w:rsidR="0F5F008C" w:rsidRPr="0F5F008C">
        <w:t>trình</w:t>
      </w:r>
      <w:proofErr w:type="spellEnd"/>
      <w:r w:rsidR="0F5F008C" w:rsidRPr="0F5F008C">
        <w:t xml:space="preserve"> </w:t>
      </w:r>
      <w:proofErr w:type="spellStart"/>
      <w:r w:rsidR="0F5F008C" w:rsidRPr="0F5F008C">
        <w:t>bắt</w:t>
      </w:r>
      <w:proofErr w:type="spellEnd"/>
      <w:r w:rsidR="0F5F008C" w:rsidRPr="0F5F008C">
        <w:t xml:space="preserve"> </w:t>
      </w:r>
      <w:proofErr w:type="spellStart"/>
      <w:r w:rsidR="0F5F008C" w:rsidRPr="0F5F008C">
        <w:t>đầu</w:t>
      </w:r>
      <w:proofErr w:type="spellEnd"/>
      <w:r w:rsidR="0F5F008C" w:rsidRPr="0F5F008C">
        <w:t xml:space="preserve"> </w:t>
      </w:r>
      <w:proofErr w:type="spellStart"/>
      <w:r w:rsidR="0F5F008C" w:rsidRPr="0F5F008C">
        <w:t>bằng</w:t>
      </w:r>
      <w:proofErr w:type="spellEnd"/>
      <w:r w:rsidR="0F5F008C" w:rsidRPr="0F5F008C">
        <w:t xml:space="preserve"> </w:t>
      </w:r>
      <w:proofErr w:type="spellStart"/>
      <w:r w:rsidR="0F5F008C" w:rsidRPr="0F5F008C">
        <w:t>việc</w:t>
      </w:r>
      <w:proofErr w:type="spellEnd"/>
      <w:r w:rsidR="0F5F008C" w:rsidRPr="0F5F008C">
        <w:t xml:space="preserve"> </w:t>
      </w:r>
      <w:proofErr w:type="spellStart"/>
      <w:r w:rsidR="0F5F008C" w:rsidRPr="0F5F008C">
        <w:t>khai</w:t>
      </w:r>
      <w:proofErr w:type="spellEnd"/>
      <w:r w:rsidR="0F5F008C" w:rsidRPr="0F5F008C">
        <w:t xml:space="preserve"> </w:t>
      </w:r>
      <w:proofErr w:type="spellStart"/>
      <w:r w:rsidR="0F5F008C" w:rsidRPr="0F5F008C">
        <w:t>báo</w:t>
      </w:r>
      <w:proofErr w:type="spellEnd"/>
      <w:r w:rsidR="0F5F008C" w:rsidRPr="0F5F008C">
        <w:t xml:space="preserve"> </w:t>
      </w:r>
      <w:proofErr w:type="spellStart"/>
      <w:r w:rsidR="0F5F008C" w:rsidRPr="0F5F008C">
        <w:t>các</w:t>
      </w:r>
      <w:proofErr w:type="spellEnd"/>
      <w:r w:rsidR="0F5F008C" w:rsidRPr="0F5F008C">
        <w:t xml:space="preserve"> </w:t>
      </w:r>
      <w:proofErr w:type="spellStart"/>
      <w:r w:rsidR="0F5F008C" w:rsidRPr="0F5F008C">
        <w:t>thư</w:t>
      </w:r>
      <w:proofErr w:type="spellEnd"/>
      <w:r w:rsidR="0F5F008C" w:rsidRPr="0F5F008C">
        <w:t xml:space="preserve"> </w:t>
      </w:r>
      <w:proofErr w:type="spellStart"/>
      <w:r w:rsidR="0F5F008C" w:rsidRPr="0F5F008C">
        <w:t>viện</w:t>
      </w:r>
      <w:proofErr w:type="spellEnd"/>
      <w:r w:rsidR="0F5F008C" w:rsidRPr="0F5F008C">
        <w:t xml:space="preserve"> </w:t>
      </w:r>
      <w:proofErr w:type="spellStart"/>
      <w:r w:rsidR="0F5F008C" w:rsidRPr="0F5F008C">
        <w:t>cần</w:t>
      </w:r>
      <w:proofErr w:type="spellEnd"/>
      <w:r w:rsidR="0F5F008C" w:rsidRPr="0F5F008C">
        <w:t xml:space="preserve"> </w:t>
      </w:r>
      <w:proofErr w:type="spellStart"/>
      <w:r w:rsidR="0F5F008C" w:rsidRPr="0F5F008C">
        <w:t>thiết</w:t>
      </w:r>
      <w:proofErr w:type="spellEnd"/>
      <w:r w:rsidR="0F5F008C" w:rsidRPr="0F5F008C">
        <w:t xml:space="preserve"> bao </w:t>
      </w:r>
      <w:proofErr w:type="spellStart"/>
      <w:r w:rsidR="0F5F008C" w:rsidRPr="0F5F008C">
        <w:t>gồm</w:t>
      </w:r>
      <w:proofErr w:type="spellEnd"/>
      <w:r w:rsidR="0F5F008C" w:rsidRPr="0F5F008C">
        <w:t xml:space="preserve"> </w:t>
      </w:r>
      <w:proofErr w:type="spellStart"/>
      <w:r w:rsidR="0F5F008C" w:rsidRPr="0F5F008C">
        <w:t>stdio.h</w:t>
      </w:r>
      <w:proofErr w:type="spellEnd"/>
      <w:r w:rsidR="6015F8FE">
        <w:t>,</w:t>
      </w:r>
      <w:r w:rsidR="0F5F008C" w:rsidRPr="0F5F008C">
        <w:t xml:space="preserve"> </w:t>
      </w:r>
      <w:proofErr w:type="spellStart"/>
      <w:r w:rsidR="0F5F008C" w:rsidRPr="0F5F008C">
        <w:t>stdlib.h</w:t>
      </w:r>
      <w:proofErr w:type="spellEnd"/>
      <w:r w:rsidR="5B6171B4">
        <w:t xml:space="preserve">, </w:t>
      </w:r>
      <w:proofErr w:type="spellStart"/>
      <w:r w:rsidR="0F5F008C" w:rsidRPr="0F5F008C">
        <w:t>pthread.h</w:t>
      </w:r>
      <w:proofErr w:type="spellEnd"/>
      <w:r w:rsidR="5B6171B4">
        <w:t>,</w:t>
      </w:r>
      <w:r w:rsidR="3E0CDB91">
        <w:t xml:space="preserve"> </w:t>
      </w:r>
      <w:proofErr w:type="spellStart"/>
      <w:r w:rsidR="0F5F008C" w:rsidRPr="0F5F008C">
        <w:t>semaphore.h</w:t>
      </w:r>
      <w:proofErr w:type="spellEnd"/>
      <w:r w:rsidR="0F5F008C" w:rsidRPr="0F5F008C">
        <w:t xml:space="preserve"> </w:t>
      </w:r>
      <w:proofErr w:type="spellStart"/>
      <w:r w:rsidR="0F5F008C" w:rsidRPr="0F5F008C">
        <w:t>và</w:t>
      </w:r>
      <w:proofErr w:type="spellEnd"/>
      <w:r w:rsidR="0F5F008C" w:rsidRPr="0F5F008C">
        <w:t xml:space="preserve"> </w:t>
      </w:r>
      <w:proofErr w:type="spellStart"/>
      <w:r w:rsidR="0F5F008C" w:rsidRPr="0F5F008C">
        <w:t>unistd.h</w:t>
      </w:r>
      <w:proofErr w:type="spellEnd"/>
      <w:r w:rsidR="0F5F008C" w:rsidRPr="0F5F008C">
        <w:t xml:space="preserve"> (</w:t>
      </w:r>
      <w:proofErr w:type="spellStart"/>
      <w:r w:rsidR="0F5F008C" w:rsidRPr="0F5F008C">
        <w:t>để</w:t>
      </w:r>
      <w:proofErr w:type="spellEnd"/>
      <w:r w:rsidR="0F5F008C" w:rsidRPr="0F5F008C">
        <w:t xml:space="preserve"> </w:t>
      </w:r>
      <w:proofErr w:type="spellStart"/>
      <w:r w:rsidR="0F5F008C" w:rsidRPr="0F5F008C">
        <w:t>sử</w:t>
      </w:r>
      <w:proofErr w:type="spellEnd"/>
      <w:r w:rsidR="0F5F008C" w:rsidRPr="0F5F008C">
        <w:t xml:space="preserve"> </w:t>
      </w:r>
      <w:proofErr w:type="spellStart"/>
      <w:r w:rsidR="0F5F008C" w:rsidRPr="0F5F008C">
        <w:t>dụng</w:t>
      </w:r>
      <w:proofErr w:type="spellEnd"/>
      <w:r w:rsidR="0F5F008C" w:rsidRPr="0F5F008C">
        <w:t xml:space="preserve"> </w:t>
      </w:r>
      <w:proofErr w:type="spellStart"/>
      <w:r w:rsidR="0F5F008C" w:rsidRPr="0F5F008C">
        <w:t>hàm</w:t>
      </w:r>
      <w:proofErr w:type="spellEnd"/>
      <w:r w:rsidR="0F5F008C" w:rsidRPr="0F5F008C">
        <w:t xml:space="preserve"> sleep</w:t>
      </w:r>
      <w:r w:rsidR="6015F8FE">
        <w:t>).</w:t>
      </w:r>
    </w:p>
    <w:p w14:paraId="717B6C68" w14:textId="19205501" w:rsidR="009A56FA" w:rsidRDefault="00627320" w:rsidP="000931AA">
      <w:pPr>
        <w:ind w:firstLine="720"/>
      </w:pPr>
      <w:r>
        <w:t xml:space="preserve">+ </w:t>
      </w:r>
      <w:proofErr w:type="spellStart"/>
      <w:r w:rsidR="0F5F008C" w:rsidRPr="0F5F008C">
        <w:t>Biến</w:t>
      </w:r>
      <w:proofErr w:type="spellEnd"/>
      <w:r w:rsidR="0F5F008C" w:rsidRPr="0F5F008C">
        <w:t xml:space="preserve"> </w:t>
      </w:r>
      <w:proofErr w:type="spellStart"/>
      <w:r w:rsidR="0F5F008C" w:rsidRPr="0F5F008C">
        <w:t>toàn</w:t>
      </w:r>
      <w:proofErr w:type="spellEnd"/>
      <w:r w:rsidR="0F5F008C" w:rsidRPr="0F5F008C">
        <w:t xml:space="preserve"> </w:t>
      </w:r>
      <w:proofErr w:type="spellStart"/>
      <w:r w:rsidR="0F5F008C" w:rsidRPr="0F5F008C">
        <w:t>cục</w:t>
      </w:r>
      <w:proofErr w:type="spellEnd"/>
      <w:r w:rsidR="0F5F008C" w:rsidRPr="0F5F008C">
        <w:t xml:space="preserve"> sells </w:t>
      </w:r>
      <w:proofErr w:type="spellStart"/>
      <w:r w:rsidR="0F5F008C" w:rsidRPr="0F5F008C">
        <w:t>và</w:t>
      </w:r>
      <w:proofErr w:type="spellEnd"/>
      <w:r w:rsidR="0F5F008C" w:rsidRPr="0F5F008C">
        <w:t xml:space="preserve"> products </w:t>
      </w:r>
      <w:proofErr w:type="spellStart"/>
      <w:r w:rsidR="0F5F008C" w:rsidRPr="0F5F008C">
        <w:t>được</w:t>
      </w:r>
      <w:proofErr w:type="spellEnd"/>
      <w:r w:rsidR="0F5F008C" w:rsidRPr="0F5F008C">
        <w:t xml:space="preserve"> </w:t>
      </w:r>
      <w:proofErr w:type="spellStart"/>
      <w:r w:rsidR="0F5F008C" w:rsidRPr="0F5F008C">
        <w:t>khai</w:t>
      </w:r>
      <w:proofErr w:type="spellEnd"/>
      <w:r w:rsidR="0F5F008C" w:rsidRPr="0F5F008C">
        <w:t xml:space="preserve"> </w:t>
      </w:r>
      <w:proofErr w:type="spellStart"/>
      <w:r w:rsidR="0F5F008C" w:rsidRPr="0F5F008C">
        <w:t>báo</w:t>
      </w:r>
      <w:proofErr w:type="spellEnd"/>
      <w:r w:rsidR="0F5F008C" w:rsidRPr="0F5F008C">
        <w:t xml:space="preserve"> </w:t>
      </w:r>
      <w:proofErr w:type="spellStart"/>
      <w:r w:rsidR="0F5F008C" w:rsidRPr="0F5F008C">
        <w:t>để</w:t>
      </w:r>
      <w:proofErr w:type="spellEnd"/>
      <w:r w:rsidR="0F5F008C" w:rsidRPr="0F5F008C">
        <w:t xml:space="preserve"> </w:t>
      </w:r>
      <w:proofErr w:type="spellStart"/>
      <w:r w:rsidR="0F5F008C" w:rsidRPr="0F5F008C">
        <w:t>đếm</w:t>
      </w:r>
      <w:proofErr w:type="spellEnd"/>
      <w:r w:rsidR="0F5F008C" w:rsidRPr="0F5F008C">
        <w:t xml:space="preserve"> </w:t>
      </w:r>
      <w:proofErr w:type="spellStart"/>
      <w:r w:rsidR="0F5F008C" w:rsidRPr="0F5F008C">
        <w:t>số</w:t>
      </w:r>
      <w:proofErr w:type="spellEnd"/>
      <w:r w:rsidR="0F5F008C" w:rsidRPr="0F5F008C">
        <w:t xml:space="preserve"> </w:t>
      </w:r>
      <w:proofErr w:type="spellStart"/>
      <w:r w:rsidR="0F5F008C" w:rsidRPr="0F5F008C">
        <w:t>lượng</w:t>
      </w:r>
      <w:proofErr w:type="spellEnd"/>
      <w:r w:rsidR="0F5F008C" w:rsidRPr="0F5F008C">
        <w:t xml:space="preserve"> </w:t>
      </w:r>
      <w:proofErr w:type="spellStart"/>
      <w:r w:rsidR="0F5F008C" w:rsidRPr="0F5F008C">
        <w:t>hàng</w:t>
      </w:r>
      <w:proofErr w:type="spellEnd"/>
      <w:r w:rsidR="0F5F008C" w:rsidRPr="0F5F008C">
        <w:t xml:space="preserve"> </w:t>
      </w:r>
      <w:proofErr w:type="spellStart"/>
      <w:r w:rsidR="0F5F008C" w:rsidRPr="0F5F008C">
        <w:t>bán</w:t>
      </w:r>
      <w:proofErr w:type="spellEnd"/>
      <w:r w:rsidR="0F5F008C" w:rsidRPr="0F5F008C">
        <w:t xml:space="preserve"> </w:t>
      </w:r>
      <w:proofErr w:type="spellStart"/>
      <w:r w:rsidR="0F5F008C" w:rsidRPr="0F5F008C">
        <w:t>được</w:t>
      </w:r>
      <w:proofErr w:type="spellEnd"/>
      <w:r w:rsidR="0F5F008C" w:rsidRPr="0F5F008C">
        <w:t xml:space="preserve"> </w:t>
      </w:r>
      <w:proofErr w:type="spellStart"/>
      <w:r w:rsidR="0F5F008C" w:rsidRPr="0F5F008C">
        <w:t>và</w:t>
      </w:r>
      <w:proofErr w:type="spellEnd"/>
      <w:r w:rsidR="0F5F008C" w:rsidRPr="0F5F008C">
        <w:t xml:space="preserve"> </w:t>
      </w:r>
      <w:proofErr w:type="spellStart"/>
      <w:r w:rsidR="0F5F008C" w:rsidRPr="0F5F008C">
        <w:t>số</w:t>
      </w:r>
      <w:proofErr w:type="spellEnd"/>
      <w:r w:rsidR="0F5F008C" w:rsidRPr="0F5F008C">
        <w:t xml:space="preserve"> </w:t>
      </w:r>
      <w:proofErr w:type="spellStart"/>
      <w:r w:rsidR="0F5F008C" w:rsidRPr="0F5F008C">
        <w:t>lượng</w:t>
      </w:r>
      <w:proofErr w:type="spellEnd"/>
      <w:r w:rsidR="0F5F008C" w:rsidRPr="0F5F008C">
        <w:t xml:space="preserve"> </w:t>
      </w:r>
      <w:proofErr w:type="spellStart"/>
      <w:r w:rsidR="0F5F008C" w:rsidRPr="0F5F008C">
        <w:t>sản</w:t>
      </w:r>
      <w:proofErr w:type="spellEnd"/>
      <w:r w:rsidR="0F5F008C" w:rsidRPr="0F5F008C">
        <w:t xml:space="preserve"> </w:t>
      </w:r>
      <w:proofErr w:type="spellStart"/>
      <w:r w:rsidR="0F5F008C" w:rsidRPr="0F5F008C">
        <w:t>phẩm</w:t>
      </w:r>
      <w:proofErr w:type="spellEnd"/>
      <w:r w:rsidR="0F5F008C" w:rsidRPr="0F5F008C">
        <w:t xml:space="preserve"> </w:t>
      </w:r>
      <w:proofErr w:type="spellStart"/>
      <w:r w:rsidR="0F5F008C" w:rsidRPr="0F5F008C">
        <w:t>đã</w:t>
      </w:r>
      <w:proofErr w:type="spellEnd"/>
      <w:r w:rsidR="0F5F008C" w:rsidRPr="0F5F008C">
        <w:t xml:space="preserve"> </w:t>
      </w:r>
      <w:proofErr w:type="spellStart"/>
      <w:r w:rsidR="0F5F008C" w:rsidRPr="0F5F008C">
        <w:t>được</w:t>
      </w:r>
      <w:proofErr w:type="spellEnd"/>
      <w:r w:rsidR="0F5F008C" w:rsidRPr="0F5F008C">
        <w:t xml:space="preserve"> </w:t>
      </w:r>
      <w:proofErr w:type="spellStart"/>
      <w:r w:rsidR="0F5F008C" w:rsidRPr="0F5F008C">
        <w:t>tạo</w:t>
      </w:r>
      <w:proofErr w:type="spellEnd"/>
      <w:r w:rsidR="0F5F008C" w:rsidRPr="0F5F008C">
        <w:t xml:space="preserve"> </w:t>
      </w:r>
      <w:proofErr w:type="spellStart"/>
      <w:r w:rsidR="0F5F008C" w:rsidRPr="0F5F008C">
        <w:t>ra.</w:t>
      </w:r>
      <w:proofErr w:type="spellEnd"/>
    </w:p>
    <w:p w14:paraId="522325FB" w14:textId="695FE3C8" w:rsidR="009A56FA" w:rsidRDefault="0F5F008C" w:rsidP="0F5F008C">
      <w:r w:rsidRPr="0F5F008C">
        <w:t xml:space="preserve"> </w:t>
      </w:r>
    </w:p>
    <w:p w14:paraId="6C0F6391" w14:textId="2645470B" w:rsidR="009A56FA" w:rsidRPr="00BD37E1" w:rsidRDefault="00F86D36" w:rsidP="0F5F008C">
      <w:pPr>
        <w:rPr>
          <w:b/>
          <w:bCs/>
        </w:rPr>
      </w:pPr>
      <w:r w:rsidRPr="00BD37E1">
        <w:rPr>
          <w:b/>
          <w:bCs/>
        </w:rPr>
        <w:t>-</w:t>
      </w:r>
      <w:r w:rsidR="00627320" w:rsidRPr="00BD37E1">
        <w:rPr>
          <w:b/>
          <w:bCs/>
        </w:rPr>
        <w:t xml:space="preserve"> </w:t>
      </w:r>
      <w:proofErr w:type="spellStart"/>
      <w:r w:rsidR="0F5F008C" w:rsidRPr="00BD37E1">
        <w:rPr>
          <w:b/>
          <w:bCs/>
        </w:rPr>
        <w:t>Hàm</w:t>
      </w:r>
      <w:proofErr w:type="spellEnd"/>
      <w:r w:rsidR="0F5F008C" w:rsidRPr="00BD37E1">
        <w:rPr>
          <w:b/>
          <w:bCs/>
        </w:rPr>
        <w:t xml:space="preserve"> PROCESSA</w:t>
      </w:r>
      <w:r w:rsidR="0497AC72" w:rsidRPr="00BD37E1">
        <w:rPr>
          <w:b/>
          <w:bCs/>
        </w:rPr>
        <w:t>:</w:t>
      </w:r>
    </w:p>
    <w:p w14:paraId="6B15E73F" w14:textId="18B5AF73" w:rsidR="009A56FA" w:rsidRDefault="00BD37E1" w:rsidP="000931AA">
      <w:pPr>
        <w:ind w:firstLine="720"/>
      </w:pPr>
      <w:r>
        <w:t xml:space="preserve">+ </w:t>
      </w:r>
      <w:proofErr w:type="spellStart"/>
      <w:r w:rsidR="0F5F008C" w:rsidRPr="0F5F008C">
        <w:t>Hàm</w:t>
      </w:r>
      <w:proofErr w:type="spellEnd"/>
      <w:r w:rsidR="0F5F008C" w:rsidRPr="0F5F008C">
        <w:t xml:space="preserve"> </w:t>
      </w:r>
      <w:proofErr w:type="spellStart"/>
      <w:r w:rsidR="0F5F008C" w:rsidRPr="0F5F008C">
        <w:t>này</w:t>
      </w:r>
      <w:proofErr w:type="spellEnd"/>
      <w:r w:rsidR="0F5F008C" w:rsidRPr="0F5F008C">
        <w:t xml:space="preserve"> </w:t>
      </w:r>
      <w:proofErr w:type="spellStart"/>
      <w:r w:rsidR="0F5F008C" w:rsidRPr="0F5F008C">
        <w:t>chạy</w:t>
      </w:r>
      <w:proofErr w:type="spellEnd"/>
      <w:r w:rsidR="0F5F008C" w:rsidRPr="0F5F008C">
        <w:t xml:space="preserve"> </w:t>
      </w:r>
      <w:proofErr w:type="spellStart"/>
      <w:r w:rsidR="0F5F008C" w:rsidRPr="0F5F008C">
        <w:t>trong</w:t>
      </w:r>
      <w:proofErr w:type="spellEnd"/>
      <w:r w:rsidR="0F5F008C" w:rsidRPr="0F5F008C">
        <w:t xml:space="preserve"> </w:t>
      </w:r>
      <w:proofErr w:type="spellStart"/>
      <w:r w:rsidR="0F5F008C" w:rsidRPr="0F5F008C">
        <w:t>một</w:t>
      </w:r>
      <w:proofErr w:type="spellEnd"/>
      <w:r w:rsidR="0F5F008C" w:rsidRPr="0F5F008C">
        <w:t xml:space="preserve"> </w:t>
      </w:r>
      <w:proofErr w:type="spellStart"/>
      <w:r w:rsidR="0F5F008C" w:rsidRPr="0F5F008C">
        <w:t>luồng</w:t>
      </w:r>
      <w:proofErr w:type="spellEnd"/>
      <w:r w:rsidR="0F5F008C" w:rsidRPr="0F5F008C">
        <w:t xml:space="preserve"> </w:t>
      </w:r>
      <w:proofErr w:type="spellStart"/>
      <w:r w:rsidR="0F5F008C" w:rsidRPr="0F5F008C">
        <w:t>riêng</w:t>
      </w:r>
      <w:proofErr w:type="spellEnd"/>
      <w:r w:rsidR="0F5F008C" w:rsidRPr="0F5F008C">
        <w:t xml:space="preserve"> </w:t>
      </w:r>
      <w:proofErr w:type="spellStart"/>
      <w:r w:rsidR="0F5F008C" w:rsidRPr="0F5F008C">
        <w:t>biệt</w:t>
      </w:r>
      <w:proofErr w:type="spellEnd"/>
      <w:r w:rsidR="0F5F008C" w:rsidRPr="0F5F008C">
        <w:t>.</w:t>
      </w:r>
    </w:p>
    <w:p w14:paraId="57D7D905" w14:textId="77777777" w:rsidR="00BD37E1" w:rsidRDefault="00BD37E1" w:rsidP="000931AA">
      <w:pPr>
        <w:ind w:firstLine="720"/>
      </w:pPr>
      <w:r>
        <w:t xml:space="preserve">+ </w:t>
      </w:r>
      <w:r w:rsidR="0F5F008C" w:rsidRPr="0F5F008C">
        <w:t xml:space="preserve">Trong </w:t>
      </w:r>
      <w:proofErr w:type="spellStart"/>
      <w:r w:rsidR="0F5F008C" w:rsidRPr="0F5F008C">
        <w:t>vòng</w:t>
      </w:r>
      <w:proofErr w:type="spellEnd"/>
      <w:r w:rsidR="0F5F008C" w:rsidRPr="0F5F008C">
        <w:t xml:space="preserve"> </w:t>
      </w:r>
      <w:proofErr w:type="spellStart"/>
      <w:r w:rsidR="0F5F008C" w:rsidRPr="0F5F008C">
        <w:t>lặp</w:t>
      </w:r>
      <w:proofErr w:type="spellEnd"/>
      <w:r w:rsidR="0F5F008C" w:rsidRPr="0F5F008C">
        <w:t xml:space="preserve"> </w:t>
      </w:r>
      <w:proofErr w:type="spellStart"/>
      <w:r w:rsidR="0F5F008C" w:rsidRPr="0F5F008C">
        <w:t>vô</w:t>
      </w:r>
      <w:proofErr w:type="spellEnd"/>
      <w:r w:rsidR="0F5F008C" w:rsidRPr="0F5F008C">
        <w:t xml:space="preserve"> </w:t>
      </w:r>
      <w:proofErr w:type="spellStart"/>
      <w:r w:rsidR="0F5F008C" w:rsidRPr="0F5F008C">
        <w:t>hạn</w:t>
      </w:r>
      <w:proofErr w:type="spellEnd"/>
      <w:r w:rsidR="0F5F008C" w:rsidRPr="0F5F008C">
        <w:t xml:space="preserve"> </w:t>
      </w:r>
      <w:proofErr w:type="spellStart"/>
      <w:r w:rsidR="0F5F008C" w:rsidRPr="0F5F008C">
        <w:t>nó</w:t>
      </w:r>
      <w:proofErr w:type="spellEnd"/>
      <w:r w:rsidR="0F5F008C" w:rsidRPr="0F5F008C">
        <w:t xml:space="preserve"> </w:t>
      </w:r>
      <w:proofErr w:type="spellStart"/>
      <w:r w:rsidR="0F5F008C" w:rsidRPr="0F5F008C">
        <w:t>sử</w:t>
      </w:r>
      <w:proofErr w:type="spellEnd"/>
      <w:r w:rsidR="0F5F008C" w:rsidRPr="0F5F008C">
        <w:t xml:space="preserve"> </w:t>
      </w:r>
      <w:proofErr w:type="spellStart"/>
      <w:r w:rsidR="0F5F008C" w:rsidRPr="0F5F008C">
        <w:t>dụng</w:t>
      </w:r>
      <w:proofErr w:type="spellEnd"/>
      <w:r w:rsidR="0F5F008C" w:rsidRPr="0F5F008C">
        <w:t xml:space="preserve"> </w:t>
      </w:r>
      <w:proofErr w:type="spellStart"/>
      <w:r w:rsidR="0F5F008C" w:rsidRPr="0F5F008C">
        <w:t>sem_wait</w:t>
      </w:r>
      <w:proofErr w:type="spellEnd"/>
      <w:r w:rsidR="0F5F008C" w:rsidRPr="0F5F008C">
        <w:t xml:space="preserve"> </w:t>
      </w:r>
      <w:proofErr w:type="spellStart"/>
      <w:r w:rsidR="0F5F008C" w:rsidRPr="0F5F008C">
        <w:t>để</w:t>
      </w:r>
      <w:proofErr w:type="spellEnd"/>
      <w:r w:rsidR="0F5F008C" w:rsidRPr="0F5F008C">
        <w:t xml:space="preserve"> </w:t>
      </w:r>
      <w:proofErr w:type="spellStart"/>
      <w:r w:rsidR="0F5F008C" w:rsidRPr="0F5F008C">
        <w:t>chờ</w:t>
      </w:r>
      <w:proofErr w:type="spellEnd"/>
      <w:r w:rsidR="0F5F008C" w:rsidRPr="0F5F008C">
        <w:t xml:space="preserve"> </w:t>
      </w:r>
      <w:proofErr w:type="spellStart"/>
      <w:r w:rsidR="0F5F008C" w:rsidRPr="0F5F008C">
        <w:t>đợi</w:t>
      </w:r>
      <w:proofErr w:type="spellEnd"/>
      <w:r w:rsidR="0F5F008C" w:rsidRPr="0F5F008C">
        <w:t xml:space="preserve"> </w:t>
      </w:r>
      <w:proofErr w:type="spellStart"/>
      <w:r w:rsidR="0F5F008C" w:rsidRPr="0F5F008C">
        <w:t>tín</w:t>
      </w:r>
      <w:proofErr w:type="spellEnd"/>
      <w:r w:rsidR="0F5F008C" w:rsidRPr="0F5F008C">
        <w:t xml:space="preserve"> </w:t>
      </w:r>
      <w:proofErr w:type="spellStart"/>
      <w:r w:rsidR="0F5F008C" w:rsidRPr="0F5F008C">
        <w:t>hiệu</w:t>
      </w:r>
      <w:proofErr w:type="spellEnd"/>
      <w:r w:rsidR="0F5F008C" w:rsidRPr="0F5F008C">
        <w:t xml:space="preserve"> </w:t>
      </w:r>
      <w:proofErr w:type="spellStart"/>
      <w:r w:rsidR="0F5F008C" w:rsidRPr="0F5F008C">
        <w:t>từ</w:t>
      </w:r>
      <w:proofErr w:type="spellEnd"/>
      <w:r w:rsidR="0F5F008C" w:rsidRPr="0F5F008C">
        <w:t xml:space="preserve"> </w:t>
      </w:r>
      <w:proofErr w:type="spellStart"/>
      <w:r w:rsidR="0F5F008C" w:rsidRPr="0F5F008C">
        <w:t>luồng</w:t>
      </w:r>
      <w:proofErr w:type="spellEnd"/>
      <w:r w:rsidR="0F5F008C" w:rsidRPr="0F5F008C">
        <w:t xml:space="preserve"> PROCESSB</w:t>
      </w:r>
      <w:r w:rsidR="0497AC72">
        <w:t>.</w:t>
      </w:r>
    </w:p>
    <w:p w14:paraId="1FD2C18C" w14:textId="59BA8AF7" w:rsidR="009A56FA" w:rsidRDefault="00BD37E1" w:rsidP="000931AA">
      <w:pPr>
        <w:ind w:firstLine="720"/>
      </w:pPr>
      <w:r>
        <w:t xml:space="preserve">+ </w:t>
      </w:r>
      <w:r w:rsidR="0F5F008C" w:rsidRPr="0F5F008C">
        <w:t xml:space="preserve">Khi </w:t>
      </w:r>
      <w:proofErr w:type="spellStart"/>
      <w:r w:rsidR="0F5F008C" w:rsidRPr="0F5F008C">
        <w:t>nhận</w:t>
      </w:r>
      <w:proofErr w:type="spellEnd"/>
      <w:r w:rsidR="0F5F008C" w:rsidRPr="0F5F008C">
        <w:t xml:space="preserve"> </w:t>
      </w:r>
      <w:proofErr w:type="spellStart"/>
      <w:r w:rsidR="0F5F008C" w:rsidRPr="0F5F008C">
        <w:t>được</w:t>
      </w:r>
      <w:proofErr w:type="spellEnd"/>
      <w:r w:rsidR="0F5F008C" w:rsidRPr="0F5F008C">
        <w:t xml:space="preserve"> </w:t>
      </w:r>
      <w:proofErr w:type="spellStart"/>
      <w:r w:rsidR="0F5F008C" w:rsidRPr="0F5F008C">
        <w:t>tín</w:t>
      </w:r>
      <w:proofErr w:type="spellEnd"/>
      <w:r w:rsidR="0F5F008C" w:rsidRPr="0F5F008C">
        <w:t xml:space="preserve"> </w:t>
      </w:r>
      <w:proofErr w:type="spellStart"/>
      <w:r w:rsidR="0F5F008C" w:rsidRPr="0F5F008C">
        <w:t>hiệu</w:t>
      </w:r>
      <w:proofErr w:type="spellEnd"/>
      <w:r w:rsidR="0F5F008C" w:rsidRPr="0F5F008C">
        <w:t xml:space="preserve"> </w:t>
      </w:r>
      <w:proofErr w:type="spellStart"/>
      <w:r w:rsidR="0F5F008C" w:rsidRPr="0F5F008C">
        <w:t>nó</w:t>
      </w:r>
      <w:proofErr w:type="spellEnd"/>
      <w:r w:rsidR="0F5F008C" w:rsidRPr="0F5F008C">
        <w:t xml:space="preserve"> </w:t>
      </w:r>
      <w:proofErr w:type="spellStart"/>
      <w:r w:rsidR="0F5F008C" w:rsidRPr="0F5F008C">
        <w:t>tăng</w:t>
      </w:r>
      <w:proofErr w:type="spellEnd"/>
      <w:r w:rsidR="0F5F008C" w:rsidRPr="0F5F008C">
        <w:t xml:space="preserve"> </w:t>
      </w:r>
      <w:proofErr w:type="spellStart"/>
      <w:r w:rsidR="0F5F008C" w:rsidRPr="0F5F008C">
        <w:t>biến</w:t>
      </w:r>
      <w:proofErr w:type="spellEnd"/>
      <w:r w:rsidR="0F5F008C" w:rsidRPr="0F5F008C">
        <w:t xml:space="preserve"> sells </w:t>
      </w:r>
      <w:proofErr w:type="spellStart"/>
      <w:r w:rsidR="0F5F008C" w:rsidRPr="0F5F008C">
        <w:t>lên</w:t>
      </w:r>
      <w:proofErr w:type="spellEnd"/>
      <w:r w:rsidR="0F5F008C" w:rsidRPr="0F5F008C">
        <w:t xml:space="preserve"> 1 </w:t>
      </w:r>
      <w:proofErr w:type="spellStart"/>
      <w:r w:rsidR="0F5F008C" w:rsidRPr="0F5F008C">
        <w:t>đơn</w:t>
      </w:r>
      <w:proofErr w:type="spellEnd"/>
      <w:r w:rsidR="0F5F008C" w:rsidRPr="0F5F008C">
        <w:t xml:space="preserve"> </w:t>
      </w:r>
      <w:proofErr w:type="spellStart"/>
      <w:r w:rsidR="0F5F008C" w:rsidRPr="0F5F008C">
        <w:t>vị</w:t>
      </w:r>
      <w:proofErr w:type="spellEnd"/>
      <w:r w:rsidR="0F5F008C" w:rsidRPr="0F5F008C">
        <w:t xml:space="preserve"> </w:t>
      </w:r>
      <w:proofErr w:type="spellStart"/>
      <w:r w:rsidR="0F5F008C" w:rsidRPr="0F5F008C">
        <w:t>và</w:t>
      </w:r>
      <w:proofErr w:type="spellEnd"/>
      <w:r w:rsidR="0F5F008C" w:rsidRPr="0F5F008C">
        <w:t xml:space="preserve"> in </w:t>
      </w:r>
      <w:proofErr w:type="spellStart"/>
      <w:r w:rsidR="0F5F008C" w:rsidRPr="0F5F008C">
        <w:t>ra</w:t>
      </w:r>
      <w:proofErr w:type="spellEnd"/>
      <w:r w:rsidR="0F5F008C" w:rsidRPr="0F5F008C">
        <w:t xml:space="preserve"> </w:t>
      </w:r>
      <w:proofErr w:type="spellStart"/>
      <w:r w:rsidR="0F5F008C" w:rsidRPr="0F5F008C">
        <w:t>giá</w:t>
      </w:r>
      <w:proofErr w:type="spellEnd"/>
      <w:r w:rsidR="0F5F008C" w:rsidRPr="0F5F008C">
        <w:t xml:space="preserve"> </w:t>
      </w:r>
      <w:proofErr w:type="spellStart"/>
      <w:r w:rsidR="0F5F008C" w:rsidRPr="0F5F008C">
        <w:t>trị</w:t>
      </w:r>
      <w:proofErr w:type="spellEnd"/>
      <w:r w:rsidR="0F5F008C" w:rsidRPr="0F5F008C">
        <w:t xml:space="preserve"> </w:t>
      </w:r>
      <w:proofErr w:type="spellStart"/>
      <w:r w:rsidR="0F5F008C" w:rsidRPr="0F5F008C">
        <w:t>của</w:t>
      </w:r>
      <w:proofErr w:type="spellEnd"/>
      <w:r w:rsidR="0F5F008C" w:rsidRPr="0F5F008C">
        <w:t xml:space="preserve"> sells</w:t>
      </w:r>
      <w:r w:rsidR="4616BE86">
        <w:t>.</w:t>
      </w:r>
    </w:p>
    <w:p w14:paraId="336BA65B" w14:textId="03EF99A8" w:rsidR="009A56FA" w:rsidRDefault="00BD37E1" w:rsidP="000931AA">
      <w:pPr>
        <w:ind w:firstLine="720"/>
      </w:pPr>
      <w:r>
        <w:t xml:space="preserve">+ </w:t>
      </w:r>
      <w:r w:rsidR="0F5F008C" w:rsidRPr="0F5F008C">
        <w:t xml:space="preserve">Sau </w:t>
      </w:r>
      <w:proofErr w:type="spellStart"/>
      <w:r w:rsidR="0F5F008C" w:rsidRPr="0F5F008C">
        <w:t>đó</w:t>
      </w:r>
      <w:proofErr w:type="spellEnd"/>
      <w:r w:rsidR="0F5F008C" w:rsidRPr="0F5F008C">
        <w:t xml:space="preserve"> </w:t>
      </w:r>
      <w:proofErr w:type="spellStart"/>
      <w:r w:rsidR="0F5F008C" w:rsidRPr="0F5F008C">
        <w:t>chờ</w:t>
      </w:r>
      <w:proofErr w:type="spellEnd"/>
      <w:r w:rsidR="0F5F008C" w:rsidRPr="0F5F008C">
        <w:t xml:space="preserve"> 2 </w:t>
      </w:r>
      <w:proofErr w:type="spellStart"/>
      <w:r w:rsidR="0F5F008C" w:rsidRPr="0F5F008C">
        <w:t>giây</w:t>
      </w:r>
      <w:proofErr w:type="spellEnd"/>
      <w:r w:rsidR="0F5F008C" w:rsidRPr="0F5F008C">
        <w:t xml:space="preserve"> </w:t>
      </w:r>
      <w:proofErr w:type="spellStart"/>
      <w:r w:rsidR="0F5F008C" w:rsidRPr="0F5F008C">
        <w:t>trước</w:t>
      </w:r>
      <w:proofErr w:type="spellEnd"/>
      <w:r w:rsidR="0F5F008C" w:rsidRPr="0F5F008C">
        <w:t xml:space="preserve"> </w:t>
      </w:r>
      <w:proofErr w:type="spellStart"/>
      <w:r w:rsidR="0F5F008C" w:rsidRPr="0F5F008C">
        <w:t>khi</w:t>
      </w:r>
      <w:proofErr w:type="spellEnd"/>
      <w:r w:rsidR="0F5F008C" w:rsidRPr="0F5F008C">
        <w:t xml:space="preserve"> </w:t>
      </w:r>
      <w:proofErr w:type="spellStart"/>
      <w:r w:rsidR="0F5F008C" w:rsidRPr="0F5F008C">
        <w:t>lặp</w:t>
      </w:r>
      <w:proofErr w:type="spellEnd"/>
      <w:r w:rsidR="0F5F008C" w:rsidRPr="0F5F008C">
        <w:t xml:space="preserve"> </w:t>
      </w:r>
      <w:proofErr w:type="spellStart"/>
      <w:r w:rsidR="0F5F008C" w:rsidRPr="0F5F008C">
        <w:t>lại</w:t>
      </w:r>
      <w:proofErr w:type="spellEnd"/>
      <w:r w:rsidR="0F5F008C" w:rsidRPr="0F5F008C">
        <w:t>.</w:t>
      </w:r>
    </w:p>
    <w:p w14:paraId="64A227F5" w14:textId="329361B0" w:rsidR="009A56FA" w:rsidRDefault="0F5F008C" w:rsidP="0F5F008C">
      <w:r w:rsidRPr="0F5F008C">
        <w:t xml:space="preserve"> </w:t>
      </w:r>
    </w:p>
    <w:p w14:paraId="0D60100C" w14:textId="165476A0" w:rsidR="009A56FA" w:rsidRPr="00BD37E1" w:rsidRDefault="00BD37E1" w:rsidP="0F5F008C">
      <w:pPr>
        <w:rPr>
          <w:b/>
          <w:bCs/>
        </w:rPr>
      </w:pPr>
      <w:r w:rsidRPr="00BD37E1">
        <w:rPr>
          <w:b/>
          <w:bCs/>
        </w:rPr>
        <w:t xml:space="preserve">- </w:t>
      </w:r>
      <w:proofErr w:type="spellStart"/>
      <w:r w:rsidR="0F5F008C" w:rsidRPr="00BD37E1">
        <w:rPr>
          <w:b/>
          <w:bCs/>
        </w:rPr>
        <w:t>Hàm</w:t>
      </w:r>
      <w:proofErr w:type="spellEnd"/>
      <w:r w:rsidR="0F5F008C" w:rsidRPr="00BD37E1">
        <w:rPr>
          <w:b/>
          <w:bCs/>
        </w:rPr>
        <w:t xml:space="preserve"> PROCESSB</w:t>
      </w:r>
      <w:r w:rsidR="7FE32527" w:rsidRPr="00BD37E1">
        <w:rPr>
          <w:b/>
          <w:bCs/>
        </w:rPr>
        <w:t>:</w:t>
      </w:r>
    </w:p>
    <w:p w14:paraId="4230A706" w14:textId="72AD3D13" w:rsidR="009A56FA" w:rsidRDefault="00BD37E1" w:rsidP="000931AA">
      <w:pPr>
        <w:ind w:firstLine="720"/>
      </w:pPr>
      <w:r>
        <w:t xml:space="preserve">+ </w:t>
      </w:r>
      <w:proofErr w:type="spellStart"/>
      <w:r w:rsidR="0F5F008C" w:rsidRPr="0F5F008C">
        <w:t>Hàm</w:t>
      </w:r>
      <w:proofErr w:type="spellEnd"/>
      <w:r w:rsidR="0F5F008C" w:rsidRPr="0F5F008C">
        <w:t xml:space="preserve"> </w:t>
      </w:r>
      <w:proofErr w:type="spellStart"/>
      <w:r w:rsidR="0F5F008C" w:rsidRPr="0F5F008C">
        <w:t>này</w:t>
      </w:r>
      <w:proofErr w:type="spellEnd"/>
      <w:r w:rsidR="0F5F008C" w:rsidRPr="0F5F008C">
        <w:t xml:space="preserve"> </w:t>
      </w:r>
      <w:proofErr w:type="spellStart"/>
      <w:r w:rsidR="0F5F008C" w:rsidRPr="0F5F008C">
        <w:t>cũng</w:t>
      </w:r>
      <w:proofErr w:type="spellEnd"/>
      <w:r w:rsidR="0F5F008C" w:rsidRPr="0F5F008C">
        <w:t xml:space="preserve"> </w:t>
      </w:r>
      <w:proofErr w:type="spellStart"/>
      <w:r w:rsidR="0F5F008C" w:rsidRPr="0F5F008C">
        <w:t>chạy</w:t>
      </w:r>
      <w:proofErr w:type="spellEnd"/>
      <w:r w:rsidR="0F5F008C" w:rsidRPr="0F5F008C">
        <w:t xml:space="preserve"> </w:t>
      </w:r>
      <w:proofErr w:type="spellStart"/>
      <w:r w:rsidR="0F5F008C" w:rsidRPr="0F5F008C">
        <w:t>trong</w:t>
      </w:r>
      <w:proofErr w:type="spellEnd"/>
      <w:r w:rsidR="0F5F008C" w:rsidRPr="0F5F008C">
        <w:t xml:space="preserve"> </w:t>
      </w:r>
      <w:proofErr w:type="spellStart"/>
      <w:r w:rsidR="0F5F008C" w:rsidRPr="0F5F008C">
        <w:t>một</w:t>
      </w:r>
      <w:proofErr w:type="spellEnd"/>
      <w:r w:rsidR="0F5F008C" w:rsidRPr="0F5F008C">
        <w:t xml:space="preserve"> </w:t>
      </w:r>
      <w:proofErr w:type="spellStart"/>
      <w:r w:rsidR="0F5F008C" w:rsidRPr="0F5F008C">
        <w:t>luồng</w:t>
      </w:r>
      <w:proofErr w:type="spellEnd"/>
      <w:r w:rsidR="0F5F008C" w:rsidRPr="0F5F008C">
        <w:t xml:space="preserve"> </w:t>
      </w:r>
      <w:proofErr w:type="spellStart"/>
      <w:r w:rsidR="0F5F008C" w:rsidRPr="0F5F008C">
        <w:t>riêng</w:t>
      </w:r>
      <w:proofErr w:type="spellEnd"/>
      <w:r w:rsidR="0F5F008C" w:rsidRPr="0F5F008C">
        <w:t xml:space="preserve"> </w:t>
      </w:r>
      <w:proofErr w:type="spellStart"/>
      <w:r w:rsidR="0F5F008C" w:rsidRPr="0F5F008C">
        <w:t>biệt</w:t>
      </w:r>
      <w:proofErr w:type="spellEnd"/>
      <w:r w:rsidR="0F5F008C" w:rsidRPr="0F5F008C">
        <w:t>.</w:t>
      </w:r>
    </w:p>
    <w:p w14:paraId="0A1E534C" w14:textId="63A061C6" w:rsidR="009A56FA" w:rsidRDefault="00BD37E1" w:rsidP="000931AA">
      <w:pPr>
        <w:ind w:firstLine="720"/>
      </w:pPr>
      <w:r>
        <w:t xml:space="preserve">+ </w:t>
      </w:r>
      <w:r w:rsidR="0F5F008C" w:rsidRPr="0F5F008C">
        <w:t xml:space="preserve">Trong </w:t>
      </w:r>
      <w:proofErr w:type="spellStart"/>
      <w:r w:rsidR="0F5F008C" w:rsidRPr="0F5F008C">
        <w:t>vòng</w:t>
      </w:r>
      <w:proofErr w:type="spellEnd"/>
      <w:r w:rsidR="0F5F008C" w:rsidRPr="0F5F008C">
        <w:t xml:space="preserve"> </w:t>
      </w:r>
      <w:proofErr w:type="spellStart"/>
      <w:r w:rsidR="0F5F008C" w:rsidRPr="0F5F008C">
        <w:t>lặp</w:t>
      </w:r>
      <w:proofErr w:type="spellEnd"/>
      <w:r w:rsidR="0F5F008C" w:rsidRPr="0F5F008C">
        <w:t xml:space="preserve"> </w:t>
      </w:r>
      <w:proofErr w:type="spellStart"/>
      <w:r w:rsidR="0F5F008C" w:rsidRPr="0F5F008C">
        <w:t>vô</w:t>
      </w:r>
      <w:proofErr w:type="spellEnd"/>
      <w:r w:rsidR="0F5F008C" w:rsidRPr="0F5F008C">
        <w:t xml:space="preserve"> </w:t>
      </w:r>
      <w:proofErr w:type="spellStart"/>
      <w:r w:rsidR="0F5F008C" w:rsidRPr="0F5F008C">
        <w:t>hạn</w:t>
      </w:r>
      <w:proofErr w:type="spellEnd"/>
      <w:r w:rsidR="0F5F008C" w:rsidRPr="0F5F008C">
        <w:t xml:space="preserve"> </w:t>
      </w:r>
      <w:proofErr w:type="spellStart"/>
      <w:r w:rsidR="0F5F008C" w:rsidRPr="0F5F008C">
        <w:t>nó</w:t>
      </w:r>
      <w:proofErr w:type="spellEnd"/>
      <w:r w:rsidR="0F5F008C" w:rsidRPr="0F5F008C">
        <w:t xml:space="preserve"> </w:t>
      </w:r>
      <w:proofErr w:type="spellStart"/>
      <w:r w:rsidR="0F5F008C" w:rsidRPr="0F5F008C">
        <w:t>kiểm</w:t>
      </w:r>
      <w:proofErr w:type="spellEnd"/>
      <w:r w:rsidR="0F5F008C" w:rsidRPr="0F5F008C">
        <w:t xml:space="preserve"> </w:t>
      </w:r>
      <w:proofErr w:type="spellStart"/>
      <w:r w:rsidR="0F5F008C" w:rsidRPr="0F5F008C">
        <w:t>tra</w:t>
      </w:r>
      <w:proofErr w:type="spellEnd"/>
      <w:r w:rsidR="0F5F008C" w:rsidRPr="0F5F008C">
        <w:t xml:space="preserve"> </w:t>
      </w:r>
      <w:proofErr w:type="spellStart"/>
      <w:r w:rsidR="0F5F008C" w:rsidRPr="0F5F008C">
        <w:t>điều</w:t>
      </w:r>
      <w:proofErr w:type="spellEnd"/>
      <w:r w:rsidR="0F5F008C" w:rsidRPr="0F5F008C">
        <w:t xml:space="preserve"> </w:t>
      </w:r>
      <w:proofErr w:type="spellStart"/>
      <w:r w:rsidR="0F5F008C" w:rsidRPr="0F5F008C">
        <w:t>kiện</w:t>
      </w:r>
      <w:proofErr w:type="spellEnd"/>
      <w:r w:rsidR="0F5F008C" w:rsidRPr="0F5F008C">
        <w:t xml:space="preserve"> products &lt;= sells + 2366</w:t>
      </w:r>
      <w:r w:rsidR="7FE32527">
        <w:t>.</w:t>
      </w:r>
    </w:p>
    <w:p w14:paraId="7107608A" w14:textId="30A92270" w:rsidR="009A56FA" w:rsidRDefault="00BD37E1" w:rsidP="000931AA">
      <w:pPr>
        <w:ind w:firstLine="720"/>
      </w:pPr>
      <w:r>
        <w:t xml:space="preserve">+ </w:t>
      </w:r>
      <w:proofErr w:type="spellStart"/>
      <w:r w:rsidR="0F5F008C" w:rsidRPr="0F5F008C">
        <w:t>Nếu</w:t>
      </w:r>
      <w:proofErr w:type="spellEnd"/>
      <w:r w:rsidR="0F5F008C" w:rsidRPr="0F5F008C">
        <w:t xml:space="preserve"> </w:t>
      </w:r>
      <w:proofErr w:type="spellStart"/>
      <w:r w:rsidR="0F5F008C" w:rsidRPr="0F5F008C">
        <w:t>điều</w:t>
      </w:r>
      <w:proofErr w:type="spellEnd"/>
      <w:r w:rsidR="0F5F008C" w:rsidRPr="0F5F008C">
        <w:t xml:space="preserve"> </w:t>
      </w:r>
      <w:proofErr w:type="spellStart"/>
      <w:r w:rsidR="0F5F008C" w:rsidRPr="0F5F008C">
        <w:t>kiện</w:t>
      </w:r>
      <w:proofErr w:type="spellEnd"/>
      <w:r w:rsidR="0F5F008C" w:rsidRPr="0F5F008C">
        <w:t xml:space="preserve"> </w:t>
      </w:r>
      <w:proofErr w:type="spellStart"/>
      <w:r w:rsidR="0F5F008C" w:rsidRPr="0F5F008C">
        <w:t>này</w:t>
      </w:r>
      <w:proofErr w:type="spellEnd"/>
      <w:r w:rsidR="0F5F008C" w:rsidRPr="0F5F008C">
        <w:t xml:space="preserve"> </w:t>
      </w:r>
      <w:proofErr w:type="spellStart"/>
      <w:r w:rsidR="0F5F008C" w:rsidRPr="0F5F008C">
        <w:t>được</w:t>
      </w:r>
      <w:proofErr w:type="spellEnd"/>
      <w:r w:rsidR="0F5F008C" w:rsidRPr="0F5F008C">
        <w:t xml:space="preserve"> </w:t>
      </w:r>
      <w:proofErr w:type="spellStart"/>
      <w:r w:rsidR="0F5F008C" w:rsidRPr="0F5F008C">
        <w:t>thỏa</w:t>
      </w:r>
      <w:proofErr w:type="spellEnd"/>
      <w:r w:rsidR="0F5F008C" w:rsidRPr="0F5F008C">
        <w:t xml:space="preserve"> </w:t>
      </w:r>
      <w:proofErr w:type="spellStart"/>
      <w:r w:rsidR="0F5F008C" w:rsidRPr="0F5F008C">
        <w:t>mãn</w:t>
      </w:r>
      <w:proofErr w:type="spellEnd"/>
      <w:r w:rsidR="0F5F008C" w:rsidRPr="0F5F008C">
        <w:t xml:space="preserve">, </w:t>
      </w:r>
      <w:proofErr w:type="spellStart"/>
      <w:r w:rsidR="0F5F008C" w:rsidRPr="0F5F008C">
        <w:t>nó</w:t>
      </w:r>
      <w:proofErr w:type="spellEnd"/>
      <w:r w:rsidR="0F5F008C" w:rsidRPr="0F5F008C">
        <w:t xml:space="preserve"> </w:t>
      </w:r>
      <w:proofErr w:type="spellStart"/>
      <w:r w:rsidR="0F5F008C" w:rsidRPr="0F5F008C">
        <w:t>tăng</w:t>
      </w:r>
      <w:proofErr w:type="spellEnd"/>
      <w:r w:rsidR="0F5F008C" w:rsidRPr="0F5F008C">
        <w:t xml:space="preserve"> </w:t>
      </w:r>
      <w:proofErr w:type="spellStart"/>
      <w:r w:rsidR="0F5F008C" w:rsidRPr="0F5F008C">
        <w:t>biến</w:t>
      </w:r>
      <w:proofErr w:type="spellEnd"/>
      <w:r w:rsidR="0F5F008C" w:rsidRPr="0F5F008C">
        <w:t xml:space="preserve"> products </w:t>
      </w:r>
      <w:proofErr w:type="spellStart"/>
      <w:r w:rsidR="0F5F008C" w:rsidRPr="0F5F008C">
        <w:t>lên</w:t>
      </w:r>
      <w:proofErr w:type="spellEnd"/>
      <w:r w:rsidR="0F5F008C" w:rsidRPr="0F5F008C">
        <w:t xml:space="preserve"> 1 </w:t>
      </w:r>
      <w:proofErr w:type="spellStart"/>
      <w:r w:rsidR="0F5F008C" w:rsidRPr="0F5F008C">
        <w:t>đơn</w:t>
      </w:r>
      <w:proofErr w:type="spellEnd"/>
      <w:r w:rsidR="0F5F008C" w:rsidRPr="0F5F008C">
        <w:t xml:space="preserve"> </w:t>
      </w:r>
      <w:proofErr w:type="spellStart"/>
      <w:r w:rsidR="0F5F008C" w:rsidRPr="0F5F008C">
        <w:t>vị</w:t>
      </w:r>
      <w:proofErr w:type="spellEnd"/>
      <w:r w:rsidR="0F5F008C" w:rsidRPr="0F5F008C">
        <w:t xml:space="preserve"> in </w:t>
      </w:r>
      <w:proofErr w:type="spellStart"/>
      <w:r w:rsidR="0F5F008C" w:rsidRPr="0F5F008C">
        <w:t>ra</w:t>
      </w:r>
      <w:proofErr w:type="spellEnd"/>
      <w:r w:rsidR="0F5F008C" w:rsidRPr="0F5F008C">
        <w:t xml:space="preserve"> </w:t>
      </w:r>
      <w:proofErr w:type="spellStart"/>
      <w:r w:rsidR="0F5F008C" w:rsidRPr="0F5F008C">
        <w:t>giá</w:t>
      </w:r>
      <w:proofErr w:type="spellEnd"/>
      <w:r w:rsidR="0F5F008C" w:rsidRPr="0F5F008C">
        <w:t xml:space="preserve"> </w:t>
      </w:r>
      <w:proofErr w:type="spellStart"/>
      <w:r w:rsidR="0F5F008C" w:rsidRPr="0F5F008C">
        <w:t>trị</w:t>
      </w:r>
      <w:proofErr w:type="spellEnd"/>
      <w:r w:rsidR="0F5F008C" w:rsidRPr="0F5F008C">
        <w:t xml:space="preserve"> </w:t>
      </w:r>
      <w:proofErr w:type="spellStart"/>
      <w:r w:rsidR="0F5F008C" w:rsidRPr="0F5F008C">
        <w:t>của</w:t>
      </w:r>
      <w:proofErr w:type="spellEnd"/>
      <w:r w:rsidR="0F5F008C" w:rsidRPr="0F5F008C">
        <w:t xml:space="preserve"> products </w:t>
      </w:r>
      <w:proofErr w:type="spellStart"/>
      <w:r w:rsidR="0F5F008C" w:rsidRPr="0F5F008C">
        <w:t>và</w:t>
      </w:r>
      <w:proofErr w:type="spellEnd"/>
      <w:r w:rsidR="0F5F008C" w:rsidRPr="0F5F008C">
        <w:t xml:space="preserve"> </w:t>
      </w:r>
      <w:proofErr w:type="spellStart"/>
      <w:r w:rsidR="0F5F008C" w:rsidRPr="0F5F008C">
        <w:t>gửi</w:t>
      </w:r>
      <w:proofErr w:type="spellEnd"/>
      <w:r w:rsidR="0F5F008C" w:rsidRPr="0F5F008C">
        <w:t xml:space="preserve"> </w:t>
      </w:r>
      <w:proofErr w:type="spellStart"/>
      <w:r w:rsidR="0F5F008C" w:rsidRPr="0F5F008C">
        <w:t>một</w:t>
      </w:r>
      <w:proofErr w:type="spellEnd"/>
      <w:r w:rsidR="0F5F008C" w:rsidRPr="0F5F008C">
        <w:t xml:space="preserve"> </w:t>
      </w:r>
      <w:proofErr w:type="spellStart"/>
      <w:r w:rsidR="0F5F008C" w:rsidRPr="0F5F008C">
        <w:t>tín</w:t>
      </w:r>
      <w:proofErr w:type="spellEnd"/>
      <w:r w:rsidR="0F5F008C" w:rsidRPr="0F5F008C">
        <w:t xml:space="preserve"> </w:t>
      </w:r>
      <w:proofErr w:type="spellStart"/>
      <w:r w:rsidR="0F5F008C" w:rsidRPr="0F5F008C">
        <w:t>hiệu</w:t>
      </w:r>
      <w:proofErr w:type="spellEnd"/>
      <w:r w:rsidR="0F5F008C" w:rsidRPr="0F5F008C">
        <w:t xml:space="preserve"> </w:t>
      </w:r>
      <w:proofErr w:type="spellStart"/>
      <w:r w:rsidR="0F5F008C" w:rsidRPr="0F5F008C">
        <w:t>tới</w:t>
      </w:r>
      <w:proofErr w:type="spellEnd"/>
      <w:r w:rsidR="0F5F008C" w:rsidRPr="0F5F008C">
        <w:t xml:space="preserve"> </w:t>
      </w:r>
      <w:proofErr w:type="spellStart"/>
      <w:r w:rsidR="0F5F008C" w:rsidRPr="0F5F008C">
        <w:t>semaphone</w:t>
      </w:r>
      <w:proofErr w:type="spellEnd"/>
      <w:r w:rsidR="0F5F008C" w:rsidRPr="0F5F008C">
        <w:t xml:space="preserve"> </w:t>
      </w:r>
      <w:proofErr w:type="spellStart"/>
      <w:r w:rsidR="0F5F008C" w:rsidRPr="0F5F008C">
        <w:t>sem</w:t>
      </w:r>
      <w:proofErr w:type="spellEnd"/>
      <w:r w:rsidR="0F5F008C" w:rsidRPr="0F5F008C">
        <w:t xml:space="preserve"> </w:t>
      </w:r>
      <w:proofErr w:type="spellStart"/>
      <w:r w:rsidR="0F5F008C" w:rsidRPr="0F5F008C">
        <w:t>bằng</w:t>
      </w:r>
      <w:proofErr w:type="spellEnd"/>
      <w:r w:rsidR="0F5F008C" w:rsidRPr="0F5F008C">
        <w:t xml:space="preserve"> </w:t>
      </w:r>
      <w:proofErr w:type="spellStart"/>
      <w:r w:rsidR="0F5F008C" w:rsidRPr="0F5F008C">
        <w:t>sem_post</w:t>
      </w:r>
      <w:proofErr w:type="spellEnd"/>
      <w:r w:rsidR="6E147232">
        <w:t>.</w:t>
      </w:r>
    </w:p>
    <w:p w14:paraId="116510B7" w14:textId="1E03F7B6" w:rsidR="009A56FA" w:rsidRDefault="00BD37E1" w:rsidP="000931AA">
      <w:pPr>
        <w:ind w:firstLine="720"/>
      </w:pPr>
      <w:r>
        <w:t xml:space="preserve">+ </w:t>
      </w:r>
      <w:r w:rsidR="0F5F008C" w:rsidRPr="0F5F008C">
        <w:t xml:space="preserve">Sau </w:t>
      </w:r>
      <w:proofErr w:type="spellStart"/>
      <w:r w:rsidR="0F5F008C" w:rsidRPr="0F5F008C">
        <w:t>đó</w:t>
      </w:r>
      <w:proofErr w:type="spellEnd"/>
      <w:r w:rsidR="0F5F008C" w:rsidRPr="0F5F008C">
        <w:t xml:space="preserve"> </w:t>
      </w:r>
      <w:proofErr w:type="spellStart"/>
      <w:r w:rsidR="0F5F008C" w:rsidRPr="0F5F008C">
        <w:t>chờ</w:t>
      </w:r>
      <w:proofErr w:type="spellEnd"/>
      <w:r w:rsidR="0F5F008C" w:rsidRPr="0F5F008C">
        <w:t xml:space="preserve"> 1 </w:t>
      </w:r>
      <w:proofErr w:type="spellStart"/>
      <w:r w:rsidR="0F5F008C" w:rsidRPr="0F5F008C">
        <w:t>giây</w:t>
      </w:r>
      <w:proofErr w:type="spellEnd"/>
      <w:r w:rsidR="0F5F008C" w:rsidRPr="0F5F008C">
        <w:t xml:space="preserve"> </w:t>
      </w:r>
      <w:proofErr w:type="spellStart"/>
      <w:r w:rsidR="0F5F008C" w:rsidRPr="0F5F008C">
        <w:t>trước</w:t>
      </w:r>
      <w:proofErr w:type="spellEnd"/>
      <w:r w:rsidR="0F5F008C" w:rsidRPr="0F5F008C">
        <w:t xml:space="preserve"> </w:t>
      </w:r>
      <w:proofErr w:type="spellStart"/>
      <w:r w:rsidR="0F5F008C" w:rsidRPr="0F5F008C">
        <w:t>khi</w:t>
      </w:r>
      <w:proofErr w:type="spellEnd"/>
      <w:r w:rsidR="0F5F008C" w:rsidRPr="0F5F008C">
        <w:t xml:space="preserve"> </w:t>
      </w:r>
      <w:proofErr w:type="spellStart"/>
      <w:r w:rsidR="0F5F008C" w:rsidRPr="0F5F008C">
        <w:t>lặp</w:t>
      </w:r>
      <w:proofErr w:type="spellEnd"/>
      <w:r w:rsidR="0F5F008C" w:rsidRPr="0F5F008C">
        <w:t xml:space="preserve"> </w:t>
      </w:r>
      <w:proofErr w:type="spellStart"/>
      <w:r w:rsidR="0F5F008C" w:rsidRPr="0F5F008C">
        <w:t>lại</w:t>
      </w:r>
      <w:proofErr w:type="spellEnd"/>
      <w:r w:rsidR="0F5F008C" w:rsidRPr="0F5F008C">
        <w:t>.</w:t>
      </w:r>
    </w:p>
    <w:p w14:paraId="0B092FB1" w14:textId="7AB90A07" w:rsidR="009A56FA" w:rsidRDefault="0F5F008C" w:rsidP="0F5F008C">
      <w:r w:rsidRPr="0F5F008C">
        <w:t xml:space="preserve"> </w:t>
      </w:r>
    </w:p>
    <w:p w14:paraId="1463D4F3" w14:textId="04D26D90" w:rsidR="00BD37E1" w:rsidRPr="00BD37E1" w:rsidRDefault="009768FC" w:rsidP="0F5F008C">
      <w:pPr>
        <w:rPr>
          <w:b/>
          <w:bCs/>
        </w:rPr>
      </w:pPr>
      <w:r>
        <w:rPr>
          <w:b/>
          <w:bCs/>
        </w:rPr>
        <w:t xml:space="preserve">- </w:t>
      </w:r>
      <w:proofErr w:type="spellStart"/>
      <w:r w:rsidR="0F5F008C" w:rsidRPr="00BD37E1">
        <w:rPr>
          <w:b/>
          <w:bCs/>
        </w:rPr>
        <w:t>Hàm</w:t>
      </w:r>
      <w:proofErr w:type="spellEnd"/>
      <w:r w:rsidR="0F5F008C" w:rsidRPr="00BD37E1">
        <w:rPr>
          <w:b/>
          <w:bCs/>
        </w:rPr>
        <w:t xml:space="preserve"> main</w:t>
      </w:r>
      <w:r w:rsidR="767A1693" w:rsidRPr="00BD37E1">
        <w:rPr>
          <w:b/>
          <w:bCs/>
        </w:rPr>
        <w:t>:</w:t>
      </w:r>
    </w:p>
    <w:p w14:paraId="24042453" w14:textId="473FFA02" w:rsidR="009A56FA" w:rsidRDefault="00BD37E1" w:rsidP="000931AA">
      <w:pPr>
        <w:ind w:firstLine="720"/>
      </w:pPr>
      <w:r>
        <w:t xml:space="preserve">+ </w:t>
      </w:r>
      <w:r w:rsidR="0F5F008C" w:rsidRPr="0F5F008C">
        <w:t xml:space="preserve">Trong </w:t>
      </w:r>
      <w:proofErr w:type="spellStart"/>
      <w:r w:rsidR="0F5F008C" w:rsidRPr="0F5F008C">
        <w:t>hàm</w:t>
      </w:r>
      <w:proofErr w:type="spellEnd"/>
      <w:r w:rsidR="0F5F008C" w:rsidRPr="0F5F008C">
        <w:t xml:space="preserve"> main</w:t>
      </w:r>
      <w:r w:rsidR="767A1693">
        <w:t>,</w:t>
      </w:r>
      <w:r w:rsidR="0F5F008C" w:rsidRPr="0F5F008C">
        <w:t xml:space="preserve"> </w:t>
      </w:r>
      <w:proofErr w:type="spellStart"/>
      <w:r w:rsidR="0F5F008C" w:rsidRPr="0F5F008C">
        <w:t>semaphone</w:t>
      </w:r>
      <w:proofErr w:type="spellEnd"/>
      <w:r w:rsidR="767A1693">
        <w:t>,</w:t>
      </w:r>
      <w:r w:rsidR="0F5F008C" w:rsidRPr="0F5F008C">
        <w:t xml:space="preserve"> </w:t>
      </w:r>
      <w:proofErr w:type="spellStart"/>
      <w:r w:rsidR="6D032727">
        <w:t>và</w:t>
      </w:r>
      <w:proofErr w:type="spellEnd"/>
      <w:r w:rsidR="6D032727">
        <w:t xml:space="preserve"> </w:t>
      </w:r>
      <w:proofErr w:type="spellStart"/>
      <w:r w:rsidR="0F5F008C" w:rsidRPr="0F5F008C">
        <w:t>sem</w:t>
      </w:r>
      <w:proofErr w:type="spellEnd"/>
      <w:r w:rsidR="0F5F008C" w:rsidRPr="0F5F008C">
        <w:t xml:space="preserve"> </w:t>
      </w:r>
      <w:proofErr w:type="spellStart"/>
      <w:r w:rsidR="0F5F008C" w:rsidRPr="0F5F008C">
        <w:t>được</w:t>
      </w:r>
      <w:proofErr w:type="spellEnd"/>
      <w:r w:rsidR="0F5F008C" w:rsidRPr="0F5F008C">
        <w:t xml:space="preserve"> </w:t>
      </w:r>
      <w:proofErr w:type="spellStart"/>
      <w:r w:rsidR="0F5F008C" w:rsidRPr="0F5F008C">
        <w:t>khởi</w:t>
      </w:r>
      <w:proofErr w:type="spellEnd"/>
      <w:r w:rsidR="0F5F008C" w:rsidRPr="0F5F008C">
        <w:t xml:space="preserve"> </w:t>
      </w:r>
      <w:proofErr w:type="spellStart"/>
      <w:r w:rsidR="0F5F008C" w:rsidRPr="0F5F008C">
        <w:t>tạo</w:t>
      </w:r>
      <w:proofErr w:type="spellEnd"/>
      <w:r w:rsidR="0F5F008C" w:rsidRPr="0F5F008C">
        <w:t xml:space="preserve"> </w:t>
      </w:r>
      <w:proofErr w:type="spellStart"/>
      <w:r w:rsidR="0F5F008C" w:rsidRPr="0F5F008C">
        <w:t>với</w:t>
      </w:r>
      <w:proofErr w:type="spellEnd"/>
      <w:r w:rsidR="0F5F008C" w:rsidRPr="0F5F008C">
        <w:t xml:space="preserve"> </w:t>
      </w:r>
      <w:proofErr w:type="spellStart"/>
      <w:r w:rsidR="0F5F008C" w:rsidRPr="0F5F008C">
        <w:t>giá</w:t>
      </w:r>
      <w:proofErr w:type="spellEnd"/>
      <w:r w:rsidR="0F5F008C" w:rsidRPr="0F5F008C">
        <w:t xml:space="preserve"> </w:t>
      </w:r>
      <w:proofErr w:type="spellStart"/>
      <w:r w:rsidR="0F5F008C" w:rsidRPr="0F5F008C">
        <w:t>trị</w:t>
      </w:r>
      <w:proofErr w:type="spellEnd"/>
      <w:r w:rsidR="0F5F008C" w:rsidRPr="0F5F008C">
        <w:t xml:space="preserve"> ban </w:t>
      </w:r>
      <w:proofErr w:type="spellStart"/>
      <w:r w:rsidR="0F5F008C" w:rsidRPr="0F5F008C">
        <w:t>đầu</w:t>
      </w:r>
      <w:proofErr w:type="spellEnd"/>
      <w:r w:rsidR="0F5F008C" w:rsidRPr="0F5F008C">
        <w:t xml:space="preserve"> </w:t>
      </w:r>
      <w:proofErr w:type="spellStart"/>
      <w:r w:rsidR="0F5F008C" w:rsidRPr="0F5F008C">
        <w:t>là</w:t>
      </w:r>
      <w:proofErr w:type="spellEnd"/>
      <w:r w:rsidR="0F5F008C" w:rsidRPr="0F5F008C">
        <w:t xml:space="preserve"> 0 </w:t>
      </w:r>
      <w:proofErr w:type="spellStart"/>
      <w:r w:rsidR="0F5F008C" w:rsidRPr="0F5F008C">
        <w:t>bằng</w:t>
      </w:r>
      <w:proofErr w:type="spellEnd"/>
      <w:r w:rsidR="0F5F008C" w:rsidRPr="0F5F008C">
        <w:t xml:space="preserve"> </w:t>
      </w:r>
      <w:proofErr w:type="spellStart"/>
      <w:r w:rsidR="0F5F008C" w:rsidRPr="0F5F008C">
        <w:t>sem_init</w:t>
      </w:r>
      <w:proofErr w:type="spellEnd"/>
      <w:r w:rsidR="01D45E01">
        <w:t>.</w:t>
      </w:r>
    </w:p>
    <w:p w14:paraId="1533D09D" w14:textId="716BA78E" w:rsidR="009A56FA" w:rsidRDefault="00BD37E1" w:rsidP="000931AA">
      <w:pPr>
        <w:ind w:firstLine="720"/>
      </w:pPr>
      <w:r>
        <w:t xml:space="preserve">+ </w:t>
      </w:r>
      <w:r w:rsidR="0F5F008C" w:rsidRPr="0F5F008C">
        <w:t xml:space="preserve">Hai </w:t>
      </w:r>
      <w:proofErr w:type="spellStart"/>
      <w:r w:rsidR="0F5F008C" w:rsidRPr="0F5F008C">
        <w:t>luồng</w:t>
      </w:r>
      <w:proofErr w:type="spellEnd"/>
      <w:r w:rsidR="0F5F008C" w:rsidRPr="0F5F008C">
        <w:t xml:space="preserve"> </w:t>
      </w:r>
      <w:proofErr w:type="spellStart"/>
      <w:r w:rsidR="0F5F008C" w:rsidRPr="0F5F008C">
        <w:t>mới</w:t>
      </w:r>
      <w:proofErr w:type="spellEnd"/>
      <w:r w:rsidR="0F5F008C" w:rsidRPr="0F5F008C">
        <w:t xml:space="preserve"> </w:t>
      </w:r>
      <w:proofErr w:type="spellStart"/>
      <w:r w:rsidR="0F5F008C" w:rsidRPr="0F5F008C">
        <w:t>được</w:t>
      </w:r>
      <w:proofErr w:type="spellEnd"/>
      <w:r w:rsidR="0F5F008C" w:rsidRPr="0F5F008C">
        <w:t xml:space="preserve"> </w:t>
      </w:r>
      <w:proofErr w:type="spellStart"/>
      <w:r w:rsidR="0F5F008C" w:rsidRPr="0F5F008C">
        <w:t>tạo</w:t>
      </w:r>
      <w:proofErr w:type="spellEnd"/>
      <w:r w:rsidR="0F5F008C" w:rsidRPr="0F5F008C">
        <w:t xml:space="preserve"> </w:t>
      </w:r>
      <w:proofErr w:type="spellStart"/>
      <w:r w:rsidR="0F5F008C" w:rsidRPr="0F5F008C">
        <w:t>bằng</w:t>
      </w:r>
      <w:proofErr w:type="spellEnd"/>
      <w:r w:rsidR="0F5F008C" w:rsidRPr="0F5F008C">
        <w:t xml:space="preserve"> </w:t>
      </w:r>
      <w:proofErr w:type="spellStart"/>
      <w:r w:rsidR="0F5F008C" w:rsidRPr="0F5F008C">
        <w:t>pthread_create</w:t>
      </w:r>
      <w:proofErr w:type="spellEnd"/>
      <w:r w:rsidR="01D45E01">
        <w:t>,</w:t>
      </w:r>
      <w:r w:rsidR="0F5F008C" w:rsidRPr="0F5F008C">
        <w:t xml:space="preserve"> </w:t>
      </w:r>
      <w:proofErr w:type="spellStart"/>
      <w:r w:rsidR="0F5F008C" w:rsidRPr="0F5F008C">
        <w:t>một</w:t>
      </w:r>
      <w:proofErr w:type="spellEnd"/>
      <w:r w:rsidR="0F5F008C" w:rsidRPr="0F5F008C">
        <w:t xml:space="preserve"> </w:t>
      </w:r>
      <w:proofErr w:type="spellStart"/>
      <w:r w:rsidR="0F5F008C" w:rsidRPr="0F5F008C">
        <w:t>cho</w:t>
      </w:r>
      <w:proofErr w:type="spellEnd"/>
      <w:r w:rsidR="0F5F008C" w:rsidRPr="0F5F008C">
        <w:t xml:space="preserve"> PROCESSA </w:t>
      </w:r>
      <w:proofErr w:type="spellStart"/>
      <w:r w:rsidR="0F5F008C" w:rsidRPr="0F5F008C">
        <w:t>và</w:t>
      </w:r>
      <w:proofErr w:type="spellEnd"/>
      <w:r w:rsidR="0F5F008C" w:rsidRPr="0F5F008C">
        <w:t xml:space="preserve"> </w:t>
      </w:r>
      <w:proofErr w:type="spellStart"/>
      <w:r w:rsidR="0F5F008C" w:rsidRPr="0F5F008C">
        <w:t>một</w:t>
      </w:r>
      <w:proofErr w:type="spellEnd"/>
      <w:r w:rsidR="0F5F008C" w:rsidRPr="0F5F008C">
        <w:t xml:space="preserve"> </w:t>
      </w:r>
      <w:proofErr w:type="spellStart"/>
      <w:r w:rsidR="0F5F008C" w:rsidRPr="0F5F008C">
        <w:t>cho</w:t>
      </w:r>
      <w:proofErr w:type="spellEnd"/>
      <w:r w:rsidR="0F5F008C" w:rsidRPr="0F5F008C">
        <w:t xml:space="preserve"> PROCESSB</w:t>
      </w:r>
      <w:r w:rsidR="7A72BB4A">
        <w:t>.</w:t>
      </w:r>
    </w:p>
    <w:p w14:paraId="73171D2B" w14:textId="2D143E98" w:rsidR="009A56FA" w:rsidRDefault="00C85806" w:rsidP="0F5F008C">
      <w:pPr>
        <w:rPr>
          <w:b/>
          <w:bCs/>
        </w:rPr>
      </w:pPr>
      <w:r>
        <w:rPr>
          <w:b/>
          <w:bCs/>
        </w:rPr>
        <w:t xml:space="preserve">=&gt; </w:t>
      </w:r>
      <w:proofErr w:type="spellStart"/>
      <w:r w:rsidR="0F5F008C" w:rsidRPr="0F5F008C">
        <w:rPr>
          <w:b/>
          <w:bCs/>
        </w:rPr>
        <w:t>Điều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này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tạo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ra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một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môi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trường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mô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phỏng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việc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bán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hàng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và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sản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xuất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hàng</w:t>
      </w:r>
      <w:proofErr w:type="spellEnd"/>
      <w:r w:rsidR="47676D8B" w:rsidRPr="47676D8B">
        <w:rPr>
          <w:b/>
          <w:bCs/>
        </w:rPr>
        <w:t>,</w:t>
      </w:r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trong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đó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hai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luồng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hoạt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động</w:t>
      </w:r>
      <w:proofErr w:type="spellEnd"/>
      <w:r w:rsidR="0F5F008C" w:rsidRPr="0F5F008C">
        <w:rPr>
          <w:b/>
          <w:bCs/>
        </w:rPr>
        <w:t xml:space="preserve"> song </w:t>
      </w:r>
      <w:proofErr w:type="spellStart"/>
      <w:r w:rsidR="0F5F008C" w:rsidRPr="0F5F008C">
        <w:rPr>
          <w:b/>
          <w:bCs/>
        </w:rPr>
        <w:t>song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và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tương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tác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với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nhau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thông</w:t>
      </w:r>
      <w:proofErr w:type="spellEnd"/>
      <w:r w:rsidR="0F5F008C" w:rsidRPr="0F5F008C">
        <w:rPr>
          <w:b/>
          <w:bCs/>
        </w:rPr>
        <w:t xml:space="preserve"> qua </w:t>
      </w:r>
      <w:proofErr w:type="spellStart"/>
      <w:r w:rsidR="0F5F008C" w:rsidRPr="0F5F008C">
        <w:rPr>
          <w:b/>
          <w:bCs/>
        </w:rPr>
        <w:t>một</w:t>
      </w:r>
      <w:proofErr w:type="spellEnd"/>
      <w:r w:rsidR="0F5F008C" w:rsidRPr="0F5F008C">
        <w:rPr>
          <w:b/>
          <w:bCs/>
        </w:rPr>
        <w:t xml:space="preserve"> </w:t>
      </w:r>
      <w:proofErr w:type="spellStart"/>
      <w:r w:rsidR="0F5F008C" w:rsidRPr="0F5F008C">
        <w:rPr>
          <w:b/>
          <w:bCs/>
        </w:rPr>
        <w:t>semaphone</w:t>
      </w:r>
      <w:proofErr w:type="spellEnd"/>
      <w:r w:rsidR="0F5F008C" w:rsidRPr="0F5F008C">
        <w:rPr>
          <w:b/>
          <w:bCs/>
        </w:rPr>
        <w:t>.</w:t>
      </w:r>
    </w:p>
    <w:p w14:paraId="6D9359A7" w14:textId="4EB4DE34" w:rsidR="0F5F008C" w:rsidRDefault="0F5F008C" w:rsidP="0F5F008C"/>
    <w:p w14:paraId="7F9D6A0B" w14:textId="12CD695C" w:rsidR="0F5F008C" w:rsidRPr="007F6750" w:rsidRDefault="007F6750" w:rsidP="0F5F008C">
      <w:pPr>
        <w:rPr>
          <w:b/>
          <w:bCs/>
        </w:rPr>
      </w:pPr>
      <w:r w:rsidRPr="007F6750">
        <w:rPr>
          <w:b/>
          <w:bCs/>
        </w:rPr>
        <w:t xml:space="preserve">* </w:t>
      </w:r>
      <w:proofErr w:type="spellStart"/>
      <w:r w:rsidR="0F5F008C" w:rsidRPr="007F6750">
        <w:rPr>
          <w:b/>
          <w:bCs/>
        </w:rPr>
        <w:t>Màn</w:t>
      </w:r>
      <w:proofErr w:type="spellEnd"/>
      <w:r w:rsidR="0F5F008C" w:rsidRPr="007F6750">
        <w:rPr>
          <w:b/>
          <w:bCs/>
        </w:rPr>
        <w:t xml:space="preserve"> </w:t>
      </w:r>
      <w:proofErr w:type="spellStart"/>
      <w:r w:rsidR="0F5F008C" w:rsidRPr="007F6750">
        <w:rPr>
          <w:b/>
          <w:bCs/>
        </w:rPr>
        <w:t>hình</w:t>
      </w:r>
      <w:proofErr w:type="spellEnd"/>
      <w:r w:rsidR="0F5F008C" w:rsidRPr="007F6750">
        <w:rPr>
          <w:b/>
          <w:bCs/>
        </w:rPr>
        <w:t xml:space="preserve"> </w:t>
      </w:r>
      <w:proofErr w:type="spellStart"/>
      <w:r w:rsidR="0F5F008C" w:rsidRPr="007F6750">
        <w:rPr>
          <w:b/>
          <w:bCs/>
        </w:rPr>
        <w:t>kết</w:t>
      </w:r>
      <w:proofErr w:type="spellEnd"/>
      <w:r w:rsidR="0F5F008C" w:rsidRPr="007F6750">
        <w:rPr>
          <w:b/>
          <w:bCs/>
        </w:rPr>
        <w:t xml:space="preserve"> </w:t>
      </w:r>
      <w:proofErr w:type="spellStart"/>
      <w:r w:rsidR="0F5F008C" w:rsidRPr="007F6750">
        <w:rPr>
          <w:b/>
          <w:bCs/>
        </w:rPr>
        <w:t>quả</w:t>
      </w:r>
      <w:proofErr w:type="spellEnd"/>
      <w:r w:rsidR="0F5F008C" w:rsidRPr="007F6750">
        <w:rPr>
          <w:b/>
          <w:bCs/>
        </w:rPr>
        <w:t>:</w:t>
      </w:r>
    </w:p>
    <w:p w14:paraId="2EF6DA1E" w14:textId="151AF0B1" w:rsidR="0F5F008C" w:rsidRDefault="0F5F008C" w:rsidP="0F5F008C">
      <w:pPr>
        <w:rPr>
          <w:b/>
          <w:bCs/>
          <w:color w:val="FF0000"/>
        </w:rPr>
      </w:pPr>
    </w:p>
    <w:p w14:paraId="0FC6BD9D" w14:textId="0CB80BBE" w:rsidR="72EB8B6F" w:rsidRDefault="0F5F008C" w:rsidP="007F6750">
      <w:pPr>
        <w:jc w:val="center"/>
      </w:pPr>
      <w:r>
        <w:rPr>
          <w:noProof/>
        </w:rPr>
        <w:drawing>
          <wp:inline distT="0" distB="0" distL="0" distR="0" wp14:anchorId="39453B4D" wp14:editId="60346195">
            <wp:extent cx="2630557" cy="7891670"/>
            <wp:effectExtent l="0" t="0" r="0" b="0"/>
            <wp:docPr id="774521543" name="Picture 77452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15" cy="79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18F" w14:textId="77777777" w:rsidR="00F20238" w:rsidRDefault="00F20238" w:rsidP="00F20238">
      <w:pPr>
        <w:pStyle w:val="Heading1"/>
      </w:pPr>
      <w:r>
        <w:t xml:space="preserve">Cho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.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2 thread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>:</w:t>
      </w:r>
    </w:p>
    <w:p w14:paraId="32E0813C" w14:textId="77777777" w:rsidR="00F20238" w:rsidRDefault="00F20238" w:rsidP="00F20238">
      <w:pPr>
        <w:pStyle w:val="Bullet1"/>
      </w:pPr>
      <w:r>
        <w:t xml:space="preserve">Một thread làm nhiệm vụ sinh ra </w:t>
      </w:r>
      <w:proofErr w:type="spellStart"/>
      <w:r>
        <w:rPr>
          <w:lang w:val="en-US"/>
        </w:rPr>
        <w:t>một</w:t>
      </w:r>
      <w:proofErr w:type="spellEnd"/>
      <w:r>
        <w:t xml:space="preserve"> số nguyên ngẫu nhiên sau đó bỏ vào a. Sau đó đếm và xuất ra số phần tử của a có được ngay sau khi thêm vào.</w:t>
      </w:r>
    </w:p>
    <w:p w14:paraId="69CA9CCE" w14:textId="77777777" w:rsidR="00F20238" w:rsidRDefault="00F20238" w:rsidP="00F20238">
      <w:pPr>
        <w:pStyle w:val="Bullet1"/>
      </w:pPr>
      <w:r>
        <w:t>Thread còn lại lấy ra một phần tử trong a (phần tử bất k</w:t>
      </w:r>
      <w:r w:rsidRPr="0005425F">
        <w:t>ỳ</w:t>
      </w:r>
      <w:r>
        <w:t>, phụ thuộc vào người lập trình). Sau đó đếm và xuất ra số phần tử của a có được ngay sau khi lấy ra, nếu không có phần tử nào trong a thì xuất ra màn hình “Nothing in array a”.</w:t>
      </w:r>
    </w:p>
    <w:p w14:paraId="68C80A51" w14:textId="1CEE8C04" w:rsidR="00416E1B" w:rsidRDefault="00F20238" w:rsidP="00F20238">
      <w:r w:rsidRPr="0005425F">
        <w:rPr>
          <w:lang w:val="vi-VN"/>
        </w:rPr>
        <w:t xml:space="preserve">Chạy thử và tìm ra lỗi khi chạy chương trình trên khi chưa được đồng bộ.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semaphore.</w:t>
      </w:r>
    </w:p>
    <w:p w14:paraId="4F6CE5C8" w14:textId="0CDADC89" w:rsidR="00F20238" w:rsidRDefault="00B10B7C">
      <w:pPr>
        <w:spacing w:before="0" w:after="0" w:line="240" w:lineRule="auto"/>
        <w:rPr>
          <w:lang w:val="vi-VN"/>
        </w:rPr>
      </w:pPr>
      <w:proofErr w:type="spellStart"/>
      <w:r>
        <w:t>Trả</w:t>
      </w:r>
      <w:proofErr w:type="spellEnd"/>
      <w:r>
        <w:t xml:space="preserve"> </w:t>
      </w:r>
      <w:proofErr w:type="spellStart"/>
      <w:r w:rsidR="0005425F">
        <w:t>lời</w:t>
      </w:r>
      <w:proofErr w:type="spellEnd"/>
      <w:r w:rsidR="0005425F">
        <w:rPr>
          <w:lang w:val="vi-VN"/>
        </w:rPr>
        <w:t>:</w:t>
      </w:r>
    </w:p>
    <w:p w14:paraId="34C76227" w14:textId="5FA8E0A6" w:rsidR="0005425F" w:rsidRDefault="00915068" w:rsidP="0005425F">
      <w:pPr>
        <w:pStyle w:val="ListParagraph"/>
        <w:numPr>
          <w:ilvl w:val="0"/>
          <w:numId w:val="33"/>
        </w:numPr>
        <w:spacing w:before="0" w:after="0" w:line="240" w:lineRule="auto"/>
        <w:rPr>
          <w:b/>
          <w:bCs/>
          <w:lang w:val="vi-VN"/>
        </w:rPr>
      </w:pPr>
      <w:r w:rsidRPr="00915068">
        <w:rPr>
          <w:b/>
          <w:bCs/>
          <w:lang w:val="vi-VN"/>
        </w:rPr>
        <w:t xml:space="preserve">Chương trình khi chưa được đồng </w:t>
      </w:r>
      <w:r>
        <w:rPr>
          <w:b/>
          <w:bCs/>
          <w:lang w:val="vi-VN"/>
        </w:rPr>
        <w:t>bộ:</w:t>
      </w:r>
    </w:p>
    <w:p w14:paraId="499E1A5F" w14:textId="77777777" w:rsidR="006B7D8C" w:rsidRDefault="006B7D8C" w:rsidP="006B7D8C">
      <w:pPr>
        <w:spacing w:before="0" w:after="0" w:line="240" w:lineRule="auto"/>
        <w:jc w:val="center"/>
        <w:rPr>
          <w:noProof/>
          <w:lang w:val="vi-VN"/>
        </w:rPr>
      </w:pPr>
    </w:p>
    <w:p w14:paraId="7A7D4D8F" w14:textId="382FF956" w:rsidR="00915068" w:rsidRPr="006B7D8C" w:rsidRDefault="002A2601" w:rsidP="006B7D8C">
      <w:pPr>
        <w:spacing w:before="0" w:after="0" w:line="240" w:lineRule="auto"/>
        <w:jc w:val="center"/>
        <w:rPr>
          <w:b/>
          <w:bCs/>
          <w:lang w:val="vi-VN"/>
        </w:rPr>
      </w:pPr>
      <w:r>
        <w:rPr>
          <w:noProof/>
        </w:rPr>
        <w:drawing>
          <wp:inline distT="0" distB="0" distL="0" distR="0" wp14:anchorId="358A4D81" wp14:editId="39CC55A2">
            <wp:extent cx="5943600" cy="3343275"/>
            <wp:effectExtent l="0" t="0" r="0" b="9525"/>
            <wp:docPr id="190712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0EC3" w14:textId="37E0454C" w:rsidR="002D1CD0" w:rsidRDefault="002D1CD0" w:rsidP="002D1CD0">
      <w:pPr>
        <w:spacing w:before="0" w:after="0" w:line="240" w:lineRule="auto"/>
      </w:pPr>
    </w:p>
    <w:p w14:paraId="76CFA051" w14:textId="49AB88EC" w:rsidR="00915068" w:rsidRDefault="00076595" w:rsidP="002D1CD0">
      <w:pPr>
        <w:spacing w:before="0" w:after="0" w:line="240" w:lineRule="auto"/>
        <w:rPr>
          <w:lang w:val="vi-VN"/>
        </w:rPr>
      </w:pPr>
      <w:ins w:id="16" w:author="Lại Quan Thiên" w:date="2024-05-10T14:43:00Z" w16du:dateUtc="2024-05-10T07:43:00Z">
        <w:r>
          <w:rPr>
            <w:b/>
            <w:bCs/>
            <w:szCs w:val="26"/>
            <w:u w:val="single"/>
          </w:rPr>
          <w:t xml:space="preserve">* </w:t>
        </w:r>
      </w:ins>
      <w:r w:rsidR="00E033DD" w:rsidRPr="000C7F8C">
        <w:rPr>
          <w:b/>
          <w:bCs/>
          <w:szCs w:val="26"/>
          <w:u w:val="single"/>
          <w:lang w:val="vi-VN"/>
          <w:rPrChange w:id="17" w:author="Lại Quan Thiên" w:date="2024-05-10T14:43:00Z" w16du:dateUtc="2024-05-10T07:43:00Z">
            <w:rPr>
              <w:b/>
              <w:bCs/>
              <w:szCs w:val="26"/>
              <w:lang w:val="vi-VN"/>
            </w:rPr>
          </w:rPrChange>
        </w:rPr>
        <w:t>Giải thích:</w:t>
      </w:r>
      <w:r w:rsidR="00E033DD">
        <w:rPr>
          <w:szCs w:val="26"/>
          <w:lang w:val="vi-VN"/>
        </w:rPr>
        <w:t xml:space="preserve"> </w:t>
      </w:r>
      <w:r w:rsidR="00E033DD" w:rsidRPr="00E033DD">
        <w:rPr>
          <w:szCs w:val="26"/>
          <w:lang w:val="vi-VN"/>
        </w:rPr>
        <w:t xml:space="preserve">Hàm </w:t>
      </w:r>
      <w:r w:rsidR="00E033DD">
        <w:rPr>
          <w:szCs w:val="26"/>
          <w:lang w:val="vi-VN"/>
        </w:rPr>
        <w:t>A</w:t>
      </w:r>
      <w:r w:rsidR="00E033DD" w:rsidRPr="00E033DD">
        <w:rPr>
          <w:szCs w:val="26"/>
          <w:lang w:val="vi-VN"/>
        </w:rPr>
        <w:t xml:space="preserve">rrange </w:t>
      </w:r>
      <w:r w:rsidR="00E033DD">
        <w:rPr>
          <w:szCs w:val="26"/>
          <w:lang w:val="vi-VN"/>
        </w:rPr>
        <w:t>có chức năng</w:t>
      </w:r>
      <w:r w:rsidR="00E033DD" w:rsidRPr="00E033DD">
        <w:rPr>
          <w:szCs w:val="26"/>
          <w:lang w:val="vi-VN"/>
        </w:rPr>
        <w:t xml:space="preserve"> sắp xếp lại hàm khi lấy ngẫu nhiên một phần tử trong </w:t>
      </w:r>
      <w:r w:rsidR="007847FF">
        <w:rPr>
          <w:szCs w:val="26"/>
          <w:lang w:val="vi-VN"/>
        </w:rPr>
        <w:t>mảng a</w:t>
      </w:r>
      <w:r w:rsidR="00E033DD" w:rsidRPr="00E033DD">
        <w:rPr>
          <w:szCs w:val="26"/>
          <w:lang w:val="vi-VN"/>
        </w:rPr>
        <w:t xml:space="preserve"> </w:t>
      </w:r>
      <w:r w:rsidR="007847FF">
        <w:rPr>
          <w:szCs w:val="26"/>
          <w:lang w:val="vi-VN"/>
        </w:rPr>
        <w:t>ra.</w:t>
      </w:r>
      <w:r w:rsidR="00E033DD" w:rsidRPr="0060511F">
        <w:rPr>
          <w:lang w:val="vi-VN"/>
        </w:rPr>
        <w:t xml:space="preserve"> </w:t>
      </w:r>
      <w:r w:rsidR="0060511F" w:rsidRPr="0060511F">
        <w:rPr>
          <w:lang w:val="vi-VN"/>
        </w:rPr>
        <w:t xml:space="preserve">Vì chưa có semaphore nên chương trình chưa được đồng </w:t>
      </w:r>
      <w:r w:rsidR="0060511F">
        <w:rPr>
          <w:lang w:val="vi-VN"/>
        </w:rPr>
        <w:t xml:space="preserve">bộ. </w:t>
      </w:r>
      <w:r w:rsidR="0060511F" w:rsidRPr="0060511F">
        <w:rPr>
          <w:lang w:val="vi-VN"/>
        </w:rPr>
        <w:t>Xảy ra lỗi do B lấy ra kích thước của mảng A khi A chưa được vào chương trình.</w:t>
      </w:r>
      <w:r w:rsidR="0060511F">
        <w:rPr>
          <w:lang w:val="vi-VN"/>
        </w:rPr>
        <w:t xml:space="preserve"> </w:t>
      </w:r>
    </w:p>
    <w:p w14:paraId="391B1D4A" w14:textId="2CA01541" w:rsidR="00AA4FF9" w:rsidRPr="002D1CD0" w:rsidRDefault="002D1CD0" w:rsidP="002D1CD0">
      <w:pPr>
        <w:spacing w:before="0" w:after="0" w:line="240" w:lineRule="auto"/>
        <w:rPr>
          <w:lang w:val="vi-VN"/>
        </w:rPr>
      </w:pPr>
      <w:r w:rsidRPr="001F7AE5">
        <w:rPr>
          <w:lang w:val="vi-VN"/>
        </w:rPr>
        <w:t xml:space="preserve">=&gt; </w:t>
      </w:r>
      <w:r w:rsidR="0060511F" w:rsidRPr="002D1CD0">
        <w:rPr>
          <w:lang w:val="vi-VN"/>
        </w:rPr>
        <w:t>Cần dùng semaphore để xử lí.</w:t>
      </w:r>
    </w:p>
    <w:p w14:paraId="4A40AEB0" w14:textId="3D4C32CF" w:rsidR="00AA4FF9" w:rsidRPr="00922288" w:rsidRDefault="00AA4FF9" w:rsidP="00AA4FF9">
      <w:pPr>
        <w:pStyle w:val="ListParagraph"/>
        <w:numPr>
          <w:ilvl w:val="0"/>
          <w:numId w:val="33"/>
        </w:numPr>
        <w:spacing w:before="0" w:after="0" w:line="240" w:lineRule="auto"/>
        <w:rPr>
          <w:b/>
          <w:bCs/>
          <w:lang w:val="vi-VN"/>
        </w:rPr>
      </w:pPr>
      <w:r w:rsidRPr="00AA4FF9">
        <w:rPr>
          <w:b/>
          <w:bCs/>
          <w:lang w:val="vi-VN"/>
        </w:rPr>
        <w:t xml:space="preserve">Chương trình </w:t>
      </w:r>
      <w:r>
        <w:rPr>
          <w:b/>
          <w:bCs/>
          <w:lang w:val="vi-VN"/>
        </w:rPr>
        <w:t>sau khi được thêm semaphore</w:t>
      </w:r>
      <w:r w:rsidRPr="00AA4FF9">
        <w:rPr>
          <w:b/>
          <w:bCs/>
          <w:lang w:val="vi-VN"/>
        </w:rPr>
        <w:t>:</w:t>
      </w:r>
    </w:p>
    <w:p w14:paraId="6770A5A2" w14:textId="77777777" w:rsidR="00922288" w:rsidRPr="00922288" w:rsidRDefault="00922288" w:rsidP="00922288">
      <w:pPr>
        <w:spacing w:before="0" w:after="0" w:line="240" w:lineRule="auto"/>
        <w:ind w:left="360"/>
        <w:rPr>
          <w:b/>
          <w:bCs/>
        </w:rPr>
      </w:pPr>
    </w:p>
    <w:p w14:paraId="2E064899" w14:textId="1E4127AD" w:rsidR="00AA4FF9" w:rsidRPr="00AA4FF9" w:rsidRDefault="001F7AE5" w:rsidP="001F7AE5">
      <w:pPr>
        <w:spacing w:before="0" w:after="0" w:line="240" w:lineRule="auto"/>
        <w:ind w:left="360"/>
        <w:jc w:val="left"/>
        <w:rPr>
          <w:b/>
          <w:bCs/>
          <w:lang w:val="vi-VN"/>
        </w:rPr>
      </w:pPr>
      <w:r>
        <w:rPr>
          <w:noProof/>
        </w:rPr>
        <w:drawing>
          <wp:inline distT="0" distB="0" distL="0" distR="0" wp14:anchorId="3507A529" wp14:editId="56BD5E02">
            <wp:extent cx="5943600" cy="2684145"/>
            <wp:effectExtent l="0" t="0" r="0" b="1905"/>
            <wp:docPr id="198503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8067" w14:textId="79ACD989" w:rsidR="00887D3B" w:rsidRPr="000C7F8C" w:rsidRDefault="000C7F8C" w:rsidP="002D3189">
      <w:pPr>
        <w:rPr>
          <w:b/>
          <w:bCs/>
          <w:u w:val="single"/>
          <w:lang w:val="vi-VN"/>
          <w:rPrChange w:id="18" w:author="Lại Quan Thiên" w:date="2024-05-10T14:43:00Z" w16du:dateUtc="2024-05-10T07:43:00Z">
            <w:rPr>
              <w:lang w:val="vi-VN"/>
            </w:rPr>
          </w:rPrChange>
        </w:rPr>
      </w:pPr>
      <w:ins w:id="19" w:author="Lại Quan Thiên" w:date="2024-05-10T14:43:00Z" w16du:dateUtc="2024-05-10T07:43:00Z">
        <w:r w:rsidRPr="000C7F8C">
          <w:rPr>
            <w:b/>
            <w:bCs/>
            <w:u w:val="single"/>
            <w:rPrChange w:id="20" w:author="Lại Quan Thiên" w:date="2024-05-10T14:43:00Z" w16du:dateUtc="2024-05-10T07:43:00Z">
              <w:rPr/>
            </w:rPrChange>
          </w:rPr>
          <w:t xml:space="preserve">* </w:t>
        </w:r>
      </w:ins>
      <w:r w:rsidR="002D3189" w:rsidRPr="000C7F8C">
        <w:rPr>
          <w:b/>
          <w:bCs/>
          <w:u w:val="single"/>
          <w:lang w:val="vi-VN"/>
          <w:rPrChange w:id="21" w:author="Lại Quan Thiên" w:date="2024-05-10T14:43:00Z" w16du:dateUtc="2024-05-10T07:43:00Z">
            <w:rPr>
              <w:lang w:val="vi-VN"/>
            </w:rPr>
          </w:rPrChange>
        </w:rPr>
        <w:t xml:space="preserve">Giải thích: </w:t>
      </w:r>
    </w:p>
    <w:p w14:paraId="4DF63003" w14:textId="45FCF744" w:rsidR="00887D3B" w:rsidRDefault="00887D3B" w:rsidP="002D3189">
      <w:pPr>
        <w:rPr>
          <w:lang w:val="vi-VN"/>
        </w:rPr>
      </w:pPr>
      <w:r>
        <w:rPr>
          <w:lang w:val="vi-VN"/>
        </w:rPr>
        <w:t xml:space="preserve">- </w:t>
      </w:r>
      <w:r w:rsidR="002D3189" w:rsidRPr="002D3189">
        <w:rPr>
          <w:lang w:val="vi-VN"/>
        </w:rPr>
        <w:t xml:space="preserve">Biến sem1 đóng vai trò điều kiện đảm bảo rằng sẽ không thể lấy phần tử trong A khi không có phần tử nào. </w:t>
      </w:r>
    </w:p>
    <w:p w14:paraId="60911139" w14:textId="06ED2976" w:rsidR="00887D3B" w:rsidRDefault="00887D3B" w:rsidP="002D3189">
      <w:pPr>
        <w:rPr>
          <w:lang w:val="vi-VN"/>
        </w:rPr>
      </w:pPr>
      <w:r>
        <w:rPr>
          <w:lang w:val="vi-VN"/>
        </w:rPr>
        <w:t xml:space="preserve">- </w:t>
      </w:r>
      <w:r w:rsidR="002D3189" w:rsidRPr="002D3189">
        <w:rPr>
          <w:lang w:val="vi-VN"/>
        </w:rPr>
        <w:t>Biến sem2 đóng vai trò điều kiện đảm bảo rằng sẽ không thể thêm phần tử quá số lượng phần tử được cho phép</w:t>
      </w:r>
      <w:r w:rsidR="00B568A6">
        <w:rPr>
          <w:lang w:val="vi-VN"/>
        </w:rPr>
        <w:t xml:space="preserve"> (mỗi lần chỉ lấy 1 phần tử).</w:t>
      </w:r>
    </w:p>
    <w:p w14:paraId="7456BC7D" w14:textId="0FF3579A" w:rsidR="002D3189" w:rsidRPr="002D3189" w:rsidRDefault="00887D3B" w:rsidP="002D3189">
      <w:pPr>
        <w:rPr>
          <w:lang w:val="vi-VN"/>
        </w:rPr>
      </w:pPr>
      <w:r>
        <w:rPr>
          <w:lang w:val="vi-VN"/>
        </w:rPr>
        <w:t xml:space="preserve">- </w:t>
      </w:r>
      <w:r w:rsidR="002D3189" w:rsidRPr="002D3189">
        <w:rPr>
          <w:lang w:val="vi-VN"/>
        </w:rPr>
        <w:t xml:space="preserve">Khi chương trình được nạp, giả sử ProcessB được nạp trước sẽ bị khóa bởi biến sem1 (khởi tạo = 0). Khi đó ProcessA được chạy, tiếp tục thêm vào phần tử có giá trị ngẫu nhiên vào a và tăng sem1 </w:t>
      </w:r>
      <w:r w:rsidR="00A72728">
        <w:rPr>
          <w:lang w:val="vi-VN"/>
        </w:rPr>
        <w:t>lên 1</w:t>
      </w:r>
      <w:r w:rsidR="002D3189" w:rsidRPr="002D3189">
        <w:rPr>
          <w:lang w:val="vi-VN"/>
        </w:rPr>
        <w:t xml:space="preserve"> (bởi hàm sem_post) cho đến khi sem2=0 (được giảm bởi hàm sem_wait). Khi đó ProcessB được chạy, lấy một phần tử ngẫu nhiên trong a ra và tăng sem2 </w:t>
      </w:r>
      <w:r w:rsidR="005B755B">
        <w:rPr>
          <w:lang w:val="vi-VN"/>
        </w:rPr>
        <w:t xml:space="preserve">và </w:t>
      </w:r>
      <w:r w:rsidR="002D3189" w:rsidRPr="002D3189">
        <w:rPr>
          <w:lang w:val="vi-VN"/>
        </w:rPr>
        <w:t>sem1 (bởi hàm sem_post) cho đến khi sem1 = 0 (được giảm bởi hàm sem_wait). Hai tiến trình này sẽ được lặp đi lặp lại trong 1 vòng lặp vô hạn.</w:t>
      </w:r>
    </w:p>
    <w:p w14:paraId="170E8746" w14:textId="3E8B4C41" w:rsidR="00AA4FF9" w:rsidRPr="00AA4FF9" w:rsidRDefault="00AA4FF9" w:rsidP="00AA4FF9">
      <w:pPr>
        <w:spacing w:before="0" w:after="0" w:line="240" w:lineRule="auto"/>
        <w:rPr>
          <w:lang w:val="vi-VN"/>
        </w:rPr>
      </w:pPr>
    </w:p>
    <w:p w14:paraId="40335978" w14:textId="2229EB3B" w:rsidR="001F7AE5" w:rsidRPr="00AA4FF9" w:rsidRDefault="001F7AE5" w:rsidP="00AA4FF9">
      <w:pPr>
        <w:spacing w:before="0" w:after="0" w:line="240" w:lineRule="auto"/>
        <w:rPr>
          <w:lang w:val="vi-VN"/>
        </w:rPr>
      </w:pPr>
    </w:p>
    <w:p w14:paraId="495ED8CF" w14:textId="2F9C1244" w:rsidR="00F20238" w:rsidRDefault="00F20238" w:rsidP="00F20238">
      <w:pPr>
        <w:pStyle w:val="Heading1"/>
        <w:rPr>
          <w:ins w:id="22" w:author="Lại Quan Thiên" w:date="2024-05-10T14:43:00Z" w16du:dateUtc="2024-05-10T07:43:00Z"/>
        </w:rPr>
      </w:pPr>
      <w:r w:rsidRPr="00A83F33">
        <w:t xml:space="preserve">Cho 2 process A </w:t>
      </w:r>
      <w:proofErr w:type="spellStart"/>
      <w:r w:rsidRPr="00A83F33">
        <w:t>và</w:t>
      </w:r>
      <w:proofErr w:type="spellEnd"/>
      <w:r w:rsidRPr="00A83F33">
        <w:t xml:space="preserve"> B </w:t>
      </w:r>
      <w:proofErr w:type="spellStart"/>
      <w:r w:rsidRPr="00A83F33">
        <w:t>chạy</w:t>
      </w:r>
      <w:proofErr w:type="spellEnd"/>
      <w:r w:rsidRPr="00A83F33">
        <w:t xml:space="preserve"> song </w:t>
      </w:r>
      <w:proofErr w:type="spellStart"/>
      <w:r w:rsidRPr="00A83F33">
        <w:t>song</w:t>
      </w:r>
      <w:proofErr w:type="spellEnd"/>
      <w:r w:rsidRPr="00A83F33">
        <w:t xml:space="preserve"> </w:t>
      </w:r>
      <w:proofErr w:type="spellStart"/>
      <w:r w:rsidRPr="00A83F33">
        <w:t>như</w:t>
      </w:r>
      <w:proofErr w:type="spellEnd"/>
      <w:r w:rsidRPr="00A83F33">
        <w:t xml:space="preserve"> </w:t>
      </w:r>
      <w:proofErr w:type="spellStart"/>
      <w:r w:rsidRPr="00A83F33">
        <w:t>sau</w:t>
      </w:r>
      <w:proofErr w:type="spellEnd"/>
      <w:r w:rsidRPr="00A83F33">
        <w:t>:</w:t>
      </w:r>
    </w:p>
    <w:p w14:paraId="1A598A75" w14:textId="2FAB005F" w:rsidR="002D69BA" w:rsidRDefault="002D69BA" w:rsidP="002D69BA">
      <w:pPr>
        <w:rPr>
          <w:ins w:id="23" w:author="Lại Quan Thiên" w:date="2024-05-10T14:43:00Z" w16du:dateUtc="2024-05-10T07:43:00Z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5"/>
        <w:gridCol w:w="375"/>
        <w:gridCol w:w="2941"/>
      </w:tblGrid>
      <w:tr w:rsidR="002D69BA" w:rsidRPr="00A83F33" w14:paraId="17537FAE" w14:textId="77777777" w:rsidTr="00922288">
        <w:trPr>
          <w:jc w:val="center"/>
          <w:ins w:id="24" w:author="Lại Quan Thiên" w:date="2024-05-10T14:43:00Z" w16du:dateUtc="2024-05-10T07:43:00Z"/>
        </w:trPr>
        <w:tc>
          <w:tcPr>
            <w:tcW w:w="66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B82BE" w14:textId="77777777" w:rsidR="002D69BA" w:rsidRPr="002D69BA" w:rsidRDefault="002D69BA" w:rsidP="002D69BA">
            <w:pPr>
              <w:rPr>
                <w:ins w:id="25" w:author="Lại Quan Thiên" w:date="2024-05-10T14:43:00Z" w16du:dateUtc="2024-05-10T07:43:00Z"/>
              </w:rPr>
            </w:pPr>
            <w:ins w:id="26" w:author="Lại Quan Thiên" w:date="2024-05-10T14:43:00Z" w16du:dateUtc="2024-05-10T07:43:00Z">
              <w:r w:rsidRPr="002D69BA">
                <w:t>int x = 0;</w:t>
              </w:r>
            </w:ins>
          </w:p>
        </w:tc>
      </w:tr>
      <w:tr w:rsidR="002D69BA" w:rsidRPr="00A83F33" w14:paraId="428B804E" w14:textId="77777777" w:rsidTr="00922288">
        <w:trPr>
          <w:jc w:val="center"/>
          <w:ins w:id="27" w:author="Lại Quan Thiên" w:date="2024-05-10T14:43:00Z" w16du:dateUtc="2024-05-10T07:43:00Z"/>
        </w:trPr>
        <w:tc>
          <w:tcPr>
            <w:tcW w:w="3315" w:type="dxa"/>
            <w:shd w:val="clear" w:color="auto" w:fill="auto"/>
          </w:tcPr>
          <w:p w14:paraId="7955E2B7" w14:textId="77777777" w:rsidR="002D69BA" w:rsidRPr="00C06C85" w:rsidRDefault="002D69BA" w:rsidP="00480AAA">
            <w:pPr>
              <w:pStyle w:val="BodyText"/>
              <w:rPr>
                <w:ins w:id="28" w:author="Lại Quan Thiên" w:date="2024-05-10T14:43:00Z" w16du:dateUtc="2024-05-10T07:43:00Z"/>
                <w:b w:val="0"/>
                <w:szCs w:val="20"/>
              </w:rPr>
            </w:pPr>
            <w:ins w:id="29" w:author="Lại Quan Thiên" w:date="2024-05-10T14:43:00Z" w16du:dateUtc="2024-05-10T07:43:00Z">
              <w:r w:rsidRPr="00C06C85">
                <w:rPr>
                  <w:szCs w:val="20"/>
                </w:rPr>
                <w:t>PROCESS A</w:t>
              </w:r>
            </w:ins>
          </w:p>
        </w:tc>
        <w:tc>
          <w:tcPr>
            <w:tcW w:w="3316" w:type="dxa"/>
            <w:gridSpan w:val="2"/>
            <w:shd w:val="clear" w:color="auto" w:fill="auto"/>
          </w:tcPr>
          <w:p w14:paraId="6EE782A2" w14:textId="77777777" w:rsidR="002D69BA" w:rsidRPr="00C06C85" w:rsidRDefault="002D69BA" w:rsidP="00480AAA">
            <w:pPr>
              <w:pStyle w:val="BodyText"/>
              <w:rPr>
                <w:ins w:id="30" w:author="Lại Quan Thiên" w:date="2024-05-10T14:43:00Z" w16du:dateUtc="2024-05-10T07:43:00Z"/>
                <w:b w:val="0"/>
                <w:szCs w:val="20"/>
              </w:rPr>
            </w:pPr>
            <w:ins w:id="31" w:author="Lại Quan Thiên" w:date="2024-05-10T14:43:00Z" w16du:dateUtc="2024-05-10T07:43:00Z">
              <w:r w:rsidRPr="00C06C85">
                <w:rPr>
                  <w:szCs w:val="20"/>
                </w:rPr>
                <w:t>PROCESS B</w:t>
              </w:r>
            </w:ins>
          </w:p>
        </w:tc>
      </w:tr>
      <w:tr w:rsidR="002D69BA" w:rsidRPr="00A83F33" w14:paraId="5B913C5E" w14:textId="77777777" w:rsidTr="00922288">
        <w:trPr>
          <w:jc w:val="center"/>
          <w:ins w:id="32" w:author="Lại Quan Thiên" w:date="2024-05-10T14:43:00Z" w16du:dateUtc="2024-05-10T07:43:00Z"/>
        </w:trPr>
        <w:tc>
          <w:tcPr>
            <w:tcW w:w="3315" w:type="dxa"/>
            <w:shd w:val="clear" w:color="auto" w:fill="auto"/>
          </w:tcPr>
          <w:p w14:paraId="7CC6091F" w14:textId="77777777" w:rsidR="002D69BA" w:rsidRPr="00C06C85" w:rsidRDefault="002D69BA" w:rsidP="00480AAA">
            <w:pPr>
              <w:pStyle w:val="BodyText"/>
              <w:rPr>
                <w:ins w:id="33" w:author="Lại Quan Thiên" w:date="2024-05-10T14:43:00Z" w16du:dateUtc="2024-05-10T07:43:00Z"/>
                <w:szCs w:val="20"/>
              </w:rPr>
            </w:pPr>
            <w:proofErr w:type="spellStart"/>
            <w:proofErr w:type="gramStart"/>
            <w:ins w:id="34" w:author="Lại Quan Thiên" w:date="2024-05-10T14:43:00Z" w16du:dateUtc="2024-05-10T07:43:00Z">
              <w:r w:rsidRPr="00C06C85">
                <w:rPr>
                  <w:szCs w:val="20"/>
                </w:rPr>
                <w:t>processA</w:t>
              </w:r>
              <w:proofErr w:type="spellEnd"/>
              <w:r w:rsidRPr="00C06C85">
                <w:rPr>
                  <w:szCs w:val="20"/>
                </w:rPr>
                <w:t>(</w:t>
              </w:r>
              <w:proofErr w:type="gramEnd"/>
              <w:r w:rsidRPr="00C06C85">
                <w:rPr>
                  <w:szCs w:val="20"/>
                </w:rPr>
                <w:t>)</w:t>
              </w:r>
            </w:ins>
          </w:p>
          <w:p w14:paraId="5458F3D4" w14:textId="77777777" w:rsidR="002D69BA" w:rsidRPr="00C06C85" w:rsidRDefault="002D69BA" w:rsidP="00480AAA">
            <w:pPr>
              <w:pStyle w:val="BodyText"/>
              <w:rPr>
                <w:ins w:id="35" w:author="Lại Quan Thiên" w:date="2024-05-10T14:43:00Z" w16du:dateUtc="2024-05-10T07:43:00Z"/>
                <w:szCs w:val="20"/>
              </w:rPr>
            </w:pPr>
            <w:ins w:id="36" w:author="Lại Quan Thiên" w:date="2024-05-10T14:43:00Z" w16du:dateUtc="2024-05-10T07:43:00Z">
              <w:r w:rsidRPr="00C06C85">
                <w:rPr>
                  <w:szCs w:val="20"/>
                </w:rPr>
                <w:t>{</w:t>
              </w:r>
            </w:ins>
          </w:p>
          <w:p w14:paraId="738EF8BC" w14:textId="77777777" w:rsidR="002D69BA" w:rsidRPr="00C06C85" w:rsidRDefault="002D69BA" w:rsidP="00480AAA">
            <w:pPr>
              <w:pStyle w:val="BodyText"/>
              <w:rPr>
                <w:ins w:id="37" w:author="Lại Quan Thiên" w:date="2024-05-10T14:43:00Z" w16du:dateUtc="2024-05-10T07:43:00Z"/>
                <w:szCs w:val="20"/>
              </w:rPr>
            </w:pPr>
            <w:ins w:id="38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proofErr w:type="gramStart"/>
              <w:r w:rsidRPr="00C06C85">
                <w:rPr>
                  <w:szCs w:val="20"/>
                </w:rPr>
                <w:t>while(</w:t>
              </w:r>
              <w:proofErr w:type="gramEnd"/>
              <w:r w:rsidRPr="00C06C85">
                <w:rPr>
                  <w:szCs w:val="20"/>
                </w:rPr>
                <w:t>1){</w:t>
              </w:r>
            </w:ins>
          </w:p>
          <w:p w14:paraId="4EE933A4" w14:textId="77777777" w:rsidR="002D69BA" w:rsidRPr="00C06C85" w:rsidRDefault="002D69BA" w:rsidP="00480AAA">
            <w:pPr>
              <w:pStyle w:val="BodyText"/>
              <w:rPr>
                <w:ins w:id="39" w:author="Lại Quan Thiên" w:date="2024-05-10T14:43:00Z" w16du:dateUtc="2024-05-10T07:43:00Z"/>
                <w:szCs w:val="20"/>
              </w:rPr>
            </w:pPr>
            <w:ins w:id="40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 xml:space="preserve">x = x + </w:t>
              </w:r>
              <w:proofErr w:type="gramStart"/>
              <w:r w:rsidRPr="00C06C85">
                <w:rPr>
                  <w:szCs w:val="20"/>
                </w:rPr>
                <w:t>1;</w:t>
              </w:r>
              <w:proofErr w:type="gramEnd"/>
            </w:ins>
          </w:p>
          <w:p w14:paraId="636EF16B" w14:textId="77777777" w:rsidR="002D69BA" w:rsidRPr="00C06C85" w:rsidRDefault="002D69BA" w:rsidP="00480AAA">
            <w:pPr>
              <w:pStyle w:val="BodyText"/>
              <w:rPr>
                <w:ins w:id="41" w:author="Lại Quan Thiên" w:date="2024-05-10T14:43:00Z" w16du:dateUtc="2024-05-10T07:43:00Z"/>
                <w:szCs w:val="20"/>
              </w:rPr>
            </w:pPr>
            <w:ins w:id="42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>if (x == 20)</w:t>
              </w:r>
            </w:ins>
          </w:p>
          <w:p w14:paraId="323083B8" w14:textId="77777777" w:rsidR="002D69BA" w:rsidRPr="00C06C85" w:rsidRDefault="002D69BA" w:rsidP="00480AAA">
            <w:pPr>
              <w:pStyle w:val="BodyText"/>
              <w:rPr>
                <w:ins w:id="43" w:author="Lại Quan Thiên" w:date="2024-05-10T14:43:00Z" w16du:dateUtc="2024-05-10T07:43:00Z"/>
                <w:szCs w:val="20"/>
              </w:rPr>
            </w:pPr>
            <w:ins w:id="44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 xml:space="preserve">x = </w:t>
              </w:r>
              <w:proofErr w:type="gramStart"/>
              <w:r w:rsidRPr="00C06C85">
                <w:rPr>
                  <w:szCs w:val="20"/>
                </w:rPr>
                <w:t>0;</w:t>
              </w:r>
              <w:proofErr w:type="gramEnd"/>
            </w:ins>
          </w:p>
          <w:p w14:paraId="0A39E843" w14:textId="77777777" w:rsidR="002D69BA" w:rsidRPr="00C06C85" w:rsidRDefault="002D69BA" w:rsidP="00480AAA">
            <w:pPr>
              <w:pStyle w:val="BodyText"/>
              <w:rPr>
                <w:ins w:id="45" w:author="Lại Quan Thiên" w:date="2024-05-10T14:43:00Z" w16du:dateUtc="2024-05-10T07:43:00Z"/>
                <w:szCs w:val="20"/>
              </w:rPr>
            </w:pPr>
            <w:ins w:id="46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>print(x</w:t>
              </w:r>
              <w:proofErr w:type="gramStart"/>
              <w:r w:rsidRPr="00C06C85">
                <w:rPr>
                  <w:szCs w:val="20"/>
                </w:rPr>
                <w:t>);</w:t>
              </w:r>
              <w:proofErr w:type="gramEnd"/>
            </w:ins>
          </w:p>
          <w:p w14:paraId="6A901194" w14:textId="77777777" w:rsidR="002D69BA" w:rsidRPr="00C06C85" w:rsidRDefault="002D69BA" w:rsidP="00480AAA">
            <w:pPr>
              <w:pStyle w:val="BodyText"/>
              <w:rPr>
                <w:ins w:id="47" w:author="Lại Quan Thiên" w:date="2024-05-10T14:43:00Z" w16du:dateUtc="2024-05-10T07:43:00Z"/>
                <w:szCs w:val="20"/>
              </w:rPr>
            </w:pPr>
            <w:ins w:id="48" w:author="Lại Quan Thiên" w:date="2024-05-10T14:43:00Z" w16du:dateUtc="2024-05-10T07:43:00Z">
              <w:r w:rsidRPr="00C06C85">
                <w:rPr>
                  <w:szCs w:val="20"/>
                </w:rPr>
                <w:tab/>
                <w:t>}</w:t>
              </w:r>
            </w:ins>
          </w:p>
          <w:p w14:paraId="33FF404B" w14:textId="77777777" w:rsidR="002D69BA" w:rsidRPr="00C06C85" w:rsidRDefault="002D69BA" w:rsidP="00480AAA">
            <w:pPr>
              <w:pStyle w:val="BodyText"/>
              <w:rPr>
                <w:ins w:id="49" w:author="Lại Quan Thiên" w:date="2024-05-10T14:43:00Z" w16du:dateUtc="2024-05-10T07:43:00Z"/>
                <w:szCs w:val="20"/>
              </w:rPr>
            </w:pPr>
            <w:ins w:id="50" w:author="Lại Quan Thiên" w:date="2024-05-10T14:43:00Z" w16du:dateUtc="2024-05-10T07:43:00Z">
              <w:r w:rsidRPr="00C06C85">
                <w:rPr>
                  <w:szCs w:val="20"/>
                </w:rPr>
                <w:t>}</w:t>
              </w:r>
            </w:ins>
          </w:p>
        </w:tc>
        <w:tc>
          <w:tcPr>
            <w:tcW w:w="3316" w:type="dxa"/>
            <w:gridSpan w:val="2"/>
            <w:shd w:val="clear" w:color="auto" w:fill="auto"/>
          </w:tcPr>
          <w:p w14:paraId="62525BCE" w14:textId="77777777" w:rsidR="002D69BA" w:rsidRPr="00C06C85" w:rsidRDefault="002D69BA" w:rsidP="00480AAA">
            <w:pPr>
              <w:pStyle w:val="BodyText"/>
              <w:rPr>
                <w:ins w:id="51" w:author="Lại Quan Thiên" w:date="2024-05-10T14:43:00Z" w16du:dateUtc="2024-05-10T07:43:00Z"/>
                <w:szCs w:val="20"/>
              </w:rPr>
            </w:pPr>
            <w:proofErr w:type="spellStart"/>
            <w:proofErr w:type="gramStart"/>
            <w:ins w:id="52" w:author="Lại Quan Thiên" w:date="2024-05-10T14:43:00Z" w16du:dateUtc="2024-05-10T07:43:00Z">
              <w:r w:rsidRPr="00C06C85">
                <w:rPr>
                  <w:szCs w:val="20"/>
                </w:rPr>
                <w:t>processB</w:t>
              </w:r>
              <w:proofErr w:type="spellEnd"/>
              <w:r w:rsidRPr="00C06C85">
                <w:rPr>
                  <w:szCs w:val="20"/>
                </w:rPr>
                <w:t>(</w:t>
              </w:r>
              <w:proofErr w:type="gramEnd"/>
              <w:r w:rsidRPr="00C06C85">
                <w:rPr>
                  <w:szCs w:val="20"/>
                </w:rPr>
                <w:t>)</w:t>
              </w:r>
            </w:ins>
          </w:p>
          <w:p w14:paraId="0C98D085" w14:textId="77777777" w:rsidR="002D69BA" w:rsidRPr="00C06C85" w:rsidRDefault="002D69BA" w:rsidP="00480AAA">
            <w:pPr>
              <w:pStyle w:val="BodyText"/>
              <w:rPr>
                <w:ins w:id="53" w:author="Lại Quan Thiên" w:date="2024-05-10T14:43:00Z" w16du:dateUtc="2024-05-10T07:43:00Z"/>
                <w:szCs w:val="20"/>
              </w:rPr>
            </w:pPr>
            <w:ins w:id="54" w:author="Lại Quan Thiên" w:date="2024-05-10T14:43:00Z" w16du:dateUtc="2024-05-10T07:43:00Z">
              <w:r w:rsidRPr="00C06C85">
                <w:rPr>
                  <w:szCs w:val="20"/>
                </w:rPr>
                <w:t>{</w:t>
              </w:r>
            </w:ins>
          </w:p>
          <w:p w14:paraId="5D843A42" w14:textId="77777777" w:rsidR="002D69BA" w:rsidRPr="00C06C85" w:rsidRDefault="002D69BA" w:rsidP="00480AAA">
            <w:pPr>
              <w:pStyle w:val="BodyText"/>
              <w:rPr>
                <w:ins w:id="55" w:author="Lại Quan Thiên" w:date="2024-05-10T14:43:00Z" w16du:dateUtc="2024-05-10T07:43:00Z"/>
                <w:szCs w:val="20"/>
              </w:rPr>
            </w:pPr>
            <w:ins w:id="56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proofErr w:type="gramStart"/>
              <w:r w:rsidRPr="00C06C85">
                <w:rPr>
                  <w:szCs w:val="20"/>
                </w:rPr>
                <w:t>while(</w:t>
              </w:r>
              <w:proofErr w:type="gramEnd"/>
              <w:r w:rsidRPr="00C06C85">
                <w:rPr>
                  <w:szCs w:val="20"/>
                </w:rPr>
                <w:t>1){</w:t>
              </w:r>
            </w:ins>
          </w:p>
          <w:p w14:paraId="34BBDBCE" w14:textId="77777777" w:rsidR="002D69BA" w:rsidRPr="00C06C85" w:rsidRDefault="002D69BA" w:rsidP="00480AAA">
            <w:pPr>
              <w:pStyle w:val="BodyText"/>
              <w:rPr>
                <w:ins w:id="57" w:author="Lại Quan Thiên" w:date="2024-05-10T14:43:00Z" w16du:dateUtc="2024-05-10T07:43:00Z"/>
                <w:szCs w:val="20"/>
              </w:rPr>
            </w:pPr>
            <w:ins w:id="58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 xml:space="preserve">x = x + </w:t>
              </w:r>
              <w:proofErr w:type="gramStart"/>
              <w:r w:rsidRPr="00C06C85">
                <w:rPr>
                  <w:szCs w:val="20"/>
                </w:rPr>
                <w:t>1;</w:t>
              </w:r>
              <w:proofErr w:type="gramEnd"/>
            </w:ins>
          </w:p>
          <w:p w14:paraId="25EC41E8" w14:textId="77777777" w:rsidR="002D69BA" w:rsidRPr="00C06C85" w:rsidRDefault="002D69BA" w:rsidP="00480AAA">
            <w:pPr>
              <w:pStyle w:val="BodyText"/>
              <w:rPr>
                <w:ins w:id="59" w:author="Lại Quan Thiên" w:date="2024-05-10T14:43:00Z" w16du:dateUtc="2024-05-10T07:43:00Z"/>
                <w:szCs w:val="20"/>
              </w:rPr>
            </w:pPr>
            <w:ins w:id="60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>if (x == 20)</w:t>
              </w:r>
            </w:ins>
          </w:p>
          <w:p w14:paraId="73A9337A" w14:textId="77777777" w:rsidR="002D69BA" w:rsidRPr="00C06C85" w:rsidRDefault="002D69BA" w:rsidP="00480AAA">
            <w:pPr>
              <w:pStyle w:val="BodyText"/>
              <w:rPr>
                <w:ins w:id="61" w:author="Lại Quan Thiên" w:date="2024-05-10T14:43:00Z" w16du:dateUtc="2024-05-10T07:43:00Z"/>
                <w:szCs w:val="20"/>
              </w:rPr>
            </w:pPr>
            <w:ins w:id="62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 xml:space="preserve">x = </w:t>
              </w:r>
              <w:proofErr w:type="gramStart"/>
              <w:r w:rsidRPr="00C06C85">
                <w:rPr>
                  <w:szCs w:val="20"/>
                </w:rPr>
                <w:t>0;</w:t>
              </w:r>
              <w:proofErr w:type="gramEnd"/>
            </w:ins>
          </w:p>
          <w:p w14:paraId="3D28B320" w14:textId="77777777" w:rsidR="002D69BA" w:rsidRPr="00C06C85" w:rsidRDefault="002D69BA" w:rsidP="00480AAA">
            <w:pPr>
              <w:pStyle w:val="BodyText"/>
              <w:rPr>
                <w:ins w:id="63" w:author="Lại Quan Thiên" w:date="2024-05-10T14:43:00Z" w16du:dateUtc="2024-05-10T07:43:00Z"/>
                <w:szCs w:val="20"/>
              </w:rPr>
            </w:pPr>
            <w:ins w:id="64" w:author="Lại Quan Thiên" w:date="2024-05-10T14:43:00Z" w16du:dateUtc="2024-05-10T07:43:00Z">
              <w:r w:rsidRPr="00C06C85">
                <w:rPr>
                  <w:szCs w:val="20"/>
                </w:rPr>
                <w:tab/>
              </w:r>
              <w:r w:rsidRPr="00C06C85">
                <w:rPr>
                  <w:szCs w:val="20"/>
                </w:rPr>
                <w:tab/>
                <w:t>print(x</w:t>
              </w:r>
              <w:proofErr w:type="gramStart"/>
              <w:r w:rsidRPr="00C06C85">
                <w:rPr>
                  <w:szCs w:val="20"/>
                </w:rPr>
                <w:t>);</w:t>
              </w:r>
              <w:proofErr w:type="gramEnd"/>
            </w:ins>
          </w:p>
          <w:p w14:paraId="5D6CAA5D" w14:textId="77777777" w:rsidR="002D69BA" w:rsidRPr="00C06C85" w:rsidRDefault="002D69BA" w:rsidP="00480AAA">
            <w:pPr>
              <w:pStyle w:val="BodyText"/>
              <w:rPr>
                <w:ins w:id="65" w:author="Lại Quan Thiên" w:date="2024-05-10T14:43:00Z" w16du:dateUtc="2024-05-10T07:43:00Z"/>
                <w:szCs w:val="20"/>
              </w:rPr>
            </w:pPr>
            <w:ins w:id="66" w:author="Lại Quan Thiên" w:date="2024-05-10T14:43:00Z" w16du:dateUtc="2024-05-10T07:43:00Z">
              <w:r w:rsidRPr="00C06C85">
                <w:rPr>
                  <w:szCs w:val="20"/>
                </w:rPr>
                <w:tab/>
                <w:t>}</w:t>
              </w:r>
            </w:ins>
          </w:p>
          <w:p w14:paraId="2CD0A686" w14:textId="77777777" w:rsidR="002D69BA" w:rsidRPr="00C06C85" w:rsidRDefault="002D69BA" w:rsidP="00480AAA">
            <w:pPr>
              <w:pStyle w:val="BodyText"/>
              <w:rPr>
                <w:ins w:id="67" w:author="Lại Quan Thiên" w:date="2024-05-10T14:43:00Z" w16du:dateUtc="2024-05-10T07:43:00Z"/>
                <w:szCs w:val="20"/>
              </w:rPr>
            </w:pPr>
            <w:ins w:id="68" w:author="Lại Quan Thiên" w:date="2024-05-10T14:43:00Z" w16du:dateUtc="2024-05-10T07:43:00Z">
              <w:r w:rsidRPr="00C06C85">
                <w:rPr>
                  <w:szCs w:val="20"/>
                </w:rPr>
                <w:t>}</w:t>
              </w:r>
            </w:ins>
          </w:p>
        </w:tc>
      </w:tr>
      <w:tr w:rsidR="00F20238" w:rsidRPr="00A83F33" w:rsidDel="00655740" w14:paraId="6C4151B9" w14:textId="652D35FE" w:rsidTr="00922288">
        <w:trPr>
          <w:jc w:val="center"/>
          <w:del w:id="69" w:author="Lại Quan Thiên" w:date="2024-05-10T14:42:00Z" w16du:dateUtc="2024-05-10T07:42:00Z"/>
        </w:trPr>
        <w:tc>
          <w:tcPr>
            <w:tcW w:w="6631" w:type="dxa"/>
            <w:gridSpan w:val="3"/>
            <w:shd w:val="clear" w:color="auto" w:fill="auto"/>
          </w:tcPr>
          <w:p w14:paraId="78F50EAF" w14:textId="77777777" w:rsidR="00F20238" w:rsidRPr="00C06C85" w:rsidDel="00655740" w:rsidRDefault="00F20238" w:rsidP="00E82F7D">
            <w:pPr>
              <w:pStyle w:val="BodyText"/>
              <w:rPr>
                <w:del w:id="70" w:author="Lại Quan Thiên" w:date="2024-05-10T14:42:00Z" w16du:dateUtc="2024-05-10T07:42:00Z"/>
              </w:rPr>
            </w:pPr>
            <w:del w:id="71" w:author="Lại Quan Thiên" w:date="2024-05-10T14:42:00Z" w16du:dateUtc="2024-05-10T07:42:00Z">
              <w:r w:rsidRPr="00C06C85" w:rsidDel="00655740">
                <w:delText>int x = 0;</w:delText>
              </w:r>
            </w:del>
          </w:p>
        </w:tc>
      </w:tr>
      <w:tr w:rsidR="00F20238" w:rsidRPr="00A83F33" w:rsidDel="00655740" w14:paraId="52D5B185" w14:textId="6F97090A" w:rsidTr="00922288">
        <w:trPr>
          <w:jc w:val="center"/>
          <w:del w:id="72" w:author="Lại Quan Thiên" w:date="2024-05-10T14:42:00Z" w16du:dateUtc="2024-05-10T07:42:00Z"/>
        </w:trPr>
        <w:tc>
          <w:tcPr>
            <w:tcW w:w="3690" w:type="dxa"/>
            <w:gridSpan w:val="2"/>
            <w:shd w:val="clear" w:color="auto" w:fill="auto"/>
          </w:tcPr>
          <w:p w14:paraId="20E913AE" w14:textId="77777777" w:rsidR="00F20238" w:rsidRPr="00C06C85" w:rsidDel="00655740" w:rsidRDefault="00F20238" w:rsidP="00E82F7D">
            <w:pPr>
              <w:pStyle w:val="BodyText"/>
              <w:rPr>
                <w:del w:id="73" w:author="Lại Quan Thiên" w:date="2024-05-10T14:42:00Z" w16du:dateUtc="2024-05-10T07:42:00Z"/>
              </w:rPr>
            </w:pPr>
            <w:del w:id="74" w:author="Lại Quan Thiên" w:date="2024-05-10T14:42:00Z" w16du:dateUtc="2024-05-10T07:42:00Z">
              <w:r w:rsidRPr="00C06C85" w:rsidDel="00655740">
                <w:delText>PROCESS A</w:delText>
              </w:r>
            </w:del>
          </w:p>
        </w:tc>
        <w:tc>
          <w:tcPr>
            <w:tcW w:w="2941" w:type="dxa"/>
            <w:shd w:val="clear" w:color="auto" w:fill="auto"/>
          </w:tcPr>
          <w:p w14:paraId="28A4BC39" w14:textId="77777777" w:rsidR="00F20238" w:rsidRPr="00C06C85" w:rsidDel="00655740" w:rsidRDefault="00F20238" w:rsidP="00E82F7D">
            <w:pPr>
              <w:pStyle w:val="BodyText"/>
              <w:rPr>
                <w:del w:id="75" w:author="Lại Quan Thiên" w:date="2024-05-10T14:42:00Z" w16du:dateUtc="2024-05-10T07:42:00Z"/>
              </w:rPr>
            </w:pPr>
            <w:del w:id="76" w:author="Lại Quan Thiên" w:date="2024-05-10T14:42:00Z" w16du:dateUtc="2024-05-10T07:42:00Z">
              <w:r w:rsidRPr="00C06C85" w:rsidDel="00655740">
                <w:delText>PROCESS B</w:delText>
              </w:r>
            </w:del>
          </w:p>
        </w:tc>
      </w:tr>
      <w:tr w:rsidR="00F20238" w:rsidRPr="00A83F33" w:rsidDel="00655740" w14:paraId="16EDA33B" w14:textId="5388D723" w:rsidTr="00922288">
        <w:trPr>
          <w:jc w:val="center"/>
          <w:del w:id="77" w:author="Lại Quan Thiên" w:date="2024-05-10T14:42:00Z" w16du:dateUtc="2024-05-10T07:42:00Z"/>
        </w:trPr>
        <w:tc>
          <w:tcPr>
            <w:tcW w:w="3690" w:type="dxa"/>
            <w:gridSpan w:val="2"/>
            <w:shd w:val="clear" w:color="auto" w:fill="auto"/>
          </w:tcPr>
          <w:p w14:paraId="6B081AD9" w14:textId="77777777" w:rsidR="00F20238" w:rsidRPr="00C06C85" w:rsidDel="00655740" w:rsidRDefault="00F20238" w:rsidP="00F1627D">
            <w:pPr>
              <w:pStyle w:val="BodyText"/>
              <w:rPr>
                <w:del w:id="78" w:author="Lại Quan Thiên" w:date="2024-05-10T14:42:00Z" w16du:dateUtc="2024-05-10T07:42:00Z"/>
              </w:rPr>
            </w:pPr>
            <w:del w:id="79" w:author="Lại Quan Thiên" w:date="2024-05-10T14:42:00Z" w16du:dateUtc="2024-05-10T07:42:00Z">
              <w:r w:rsidRPr="00C06C85" w:rsidDel="00655740">
                <w:delText>processA()</w:delText>
              </w:r>
            </w:del>
          </w:p>
          <w:p w14:paraId="30FAE760" w14:textId="77777777" w:rsidR="00F20238" w:rsidRPr="00C06C85" w:rsidDel="00655740" w:rsidRDefault="00F20238" w:rsidP="00F1627D">
            <w:pPr>
              <w:pStyle w:val="BodyText"/>
              <w:rPr>
                <w:del w:id="80" w:author="Lại Quan Thiên" w:date="2024-05-10T14:42:00Z" w16du:dateUtc="2024-05-10T07:42:00Z"/>
              </w:rPr>
            </w:pPr>
            <w:del w:id="81" w:author="Lại Quan Thiên" w:date="2024-05-10T14:42:00Z" w16du:dateUtc="2024-05-10T07:42:00Z">
              <w:r w:rsidRPr="00C06C85" w:rsidDel="00655740">
                <w:delText>{</w:delText>
              </w:r>
            </w:del>
          </w:p>
          <w:p w14:paraId="248B211F" w14:textId="77777777" w:rsidR="00F20238" w:rsidRPr="00C06C85" w:rsidDel="00655740" w:rsidRDefault="00F20238" w:rsidP="00F1627D">
            <w:pPr>
              <w:pStyle w:val="BodyText"/>
              <w:rPr>
                <w:del w:id="82" w:author="Lại Quan Thiên" w:date="2024-05-10T14:42:00Z" w16du:dateUtc="2024-05-10T07:42:00Z"/>
              </w:rPr>
            </w:pPr>
            <w:del w:id="83" w:author="Lại Quan Thiên" w:date="2024-05-10T14:42:00Z" w16du:dateUtc="2024-05-10T07:42:00Z">
              <w:r w:rsidRPr="00C06C85" w:rsidDel="00655740">
                <w:tab/>
                <w:delText>while(1){</w:delText>
              </w:r>
            </w:del>
          </w:p>
          <w:p w14:paraId="08827489" w14:textId="77777777" w:rsidR="00F20238" w:rsidRPr="00C06C85" w:rsidDel="00655740" w:rsidRDefault="00F20238" w:rsidP="00F1627D">
            <w:pPr>
              <w:pStyle w:val="BodyText"/>
              <w:rPr>
                <w:del w:id="84" w:author="Lại Quan Thiên" w:date="2024-05-10T14:42:00Z" w16du:dateUtc="2024-05-10T07:42:00Z"/>
              </w:rPr>
            </w:pPr>
            <w:del w:id="85" w:author="Lại Quan Thiên" w:date="2024-05-10T14:42:00Z" w16du:dateUtc="2024-05-10T07:42:00Z">
              <w:r w:rsidRPr="00C06C85" w:rsidDel="00655740">
                <w:tab/>
              </w:r>
              <w:r w:rsidRPr="00C06C85" w:rsidDel="00655740">
                <w:tab/>
                <w:delText>x = x + 1;</w:delText>
              </w:r>
            </w:del>
          </w:p>
          <w:p w14:paraId="0FBD702F" w14:textId="77777777" w:rsidR="00F20238" w:rsidRPr="00C06C85" w:rsidDel="00655740" w:rsidRDefault="00F20238" w:rsidP="00F1627D">
            <w:pPr>
              <w:pStyle w:val="BodyText"/>
              <w:rPr>
                <w:del w:id="86" w:author="Lại Quan Thiên" w:date="2024-05-10T14:42:00Z" w16du:dateUtc="2024-05-10T07:42:00Z"/>
              </w:rPr>
            </w:pPr>
            <w:del w:id="87" w:author="Lại Quan Thiên" w:date="2024-05-10T14:42:00Z" w16du:dateUtc="2024-05-10T07:42:00Z">
              <w:r w:rsidRPr="00C06C85" w:rsidDel="00655740">
                <w:tab/>
              </w:r>
              <w:r w:rsidRPr="00C06C85" w:rsidDel="00655740">
                <w:tab/>
                <w:delText>if (x == 20)</w:delText>
              </w:r>
            </w:del>
          </w:p>
          <w:p w14:paraId="71856854" w14:textId="77777777" w:rsidR="00F20238" w:rsidRPr="00C06C85" w:rsidDel="00655740" w:rsidRDefault="00F20238" w:rsidP="00F1627D">
            <w:pPr>
              <w:pStyle w:val="BodyText"/>
              <w:rPr>
                <w:del w:id="88" w:author="Lại Quan Thiên" w:date="2024-05-10T14:42:00Z" w16du:dateUtc="2024-05-10T07:42:00Z"/>
              </w:rPr>
            </w:pPr>
            <w:del w:id="89" w:author="Lại Quan Thiên" w:date="2024-05-10T14:42:00Z" w16du:dateUtc="2024-05-10T07:42:00Z">
              <w:r w:rsidRPr="00C06C85" w:rsidDel="00655740">
                <w:tab/>
              </w:r>
              <w:r w:rsidRPr="00C06C85" w:rsidDel="00655740">
                <w:tab/>
              </w:r>
              <w:r w:rsidRPr="00C06C85" w:rsidDel="00655740">
                <w:tab/>
                <w:delText>x = 0;</w:delText>
              </w:r>
            </w:del>
          </w:p>
          <w:p w14:paraId="260053A1" w14:textId="77777777" w:rsidR="00F20238" w:rsidRPr="00C06C85" w:rsidDel="00655740" w:rsidRDefault="00F20238" w:rsidP="00F1627D">
            <w:pPr>
              <w:pStyle w:val="BodyText"/>
              <w:rPr>
                <w:del w:id="90" w:author="Lại Quan Thiên" w:date="2024-05-10T14:42:00Z" w16du:dateUtc="2024-05-10T07:42:00Z"/>
              </w:rPr>
            </w:pPr>
            <w:del w:id="91" w:author="Lại Quan Thiên" w:date="2024-05-10T14:42:00Z" w16du:dateUtc="2024-05-10T07:42:00Z">
              <w:r w:rsidRPr="00C06C85" w:rsidDel="00655740">
                <w:tab/>
              </w:r>
              <w:r w:rsidRPr="00C06C85" w:rsidDel="00655740">
                <w:tab/>
                <w:delText>print(x);</w:delText>
              </w:r>
            </w:del>
          </w:p>
          <w:p w14:paraId="75951DBA" w14:textId="77777777" w:rsidR="00F20238" w:rsidRPr="00C06C85" w:rsidDel="00655740" w:rsidRDefault="00F20238" w:rsidP="00F1627D">
            <w:pPr>
              <w:pStyle w:val="BodyText"/>
              <w:rPr>
                <w:del w:id="92" w:author="Lại Quan Thiên" w:date="2024-05-10T14:42:00Z" w16du:dateUtc="2024-05-10T07:42:00Z"/>
              </w:rPr>
            </w:pPr>
            <w:del w:id="93" w:author="Lại Quan Thiên" w:date="2024-05-10T14:42:00Z" w16du:dateUtc="2024-05-10T07:42:00Z">
              <w:r w:rsidRPr="00C06C85" w:rsidDel="00655740">
                <w:tab/>
                <w:delText>}</w:delText>
              </w:r>
            </w:del>
          </w:p>
          <w:p w14:paraId="74A26B64" w14:textId="77777777" w:rsidR="00F20238" w:rsidRPr="00C06C85" w:rsidDel="00655740" w:rsidRDefault="00F20238" w:rsidP="00F1627D">
            <w:pPr>
              <w:pStyle w:val="BodyText"/>
              <w:rPr>
                <w:del w:id="94" w:author="Lại Quan Thiên" w:date="2024-05-10T14:42:00Z" w16du:dateUtc="2024-05-10T07:42:00Z"/>
              </w:rPr>
            </w:pPr>
            <w:del w:id="95" w:author="Lại Quan Thiên" w:date="2024-05-10T14:42:00Z" w16du:dateUtc="2024-05-10T07:42:00Z">
              <w:r w:rsidRPr="00C06C85" w:rsidDel="00655740">
                <w:delText>}</w:delText>
              </w:r>
            </w:del>
          </w:p>
        </w:tc>
        <w:tc>
          <w:tcPr>
            <w:tcW w:w="2941" w:type="dxa"/>
            <w:shd w:val="clear" w:color="auto" w:fill="auto"/>
          </w:tcPr>
          <w:p w14:paraId="15FEE13A" w14:textId="77777777" w:rsidR="00F20238" w:rsidRPr="00C06C85" w:rsidDel="00F1627D" w:rsidRDefault="00F20238" w:rsidP="00E82F7D">
            <w:pPr>
              <w:pStyle w:val="BodyText"/>
              <w:rPr>
                <w:del w:id="96" w:author="Lại Quan Thiên" w:date="2024-05-10T14:41:00Z" w16du:dateUtc="2024-05-10T07:41:00Z"/>
              </w:rPr>
            </w:pPr>
            <w:del w:id="97" w:author="Lại Quan Thiên" w:date="2024-05-10T14:42:00Z" w16du:dateUtc="2024-05-10T07:42:00Z">
              <w:r w:rsidRPr="00C06C85" w:rsidDel="00655740">
                <w:delText>processB()</w:delText>
              </w:r>
            </w:del>
          </w:p>
          <w:p w14:paraId="6E133852" w14:textId="77777777" w:rsidR="00F20238" w:rsidRPr="00C06C85" w:rsidDel="00655740" w:rsidRDefault="00F20238" w:rsidP="00E82F7D">
            <w:pPr>
              <w:pStyle w:val="BodyText"/>
              <w:rPr>
                <w:del w:id="98" w:author="Lại Quan Thiên" w:date="2024-05-10T14:42:00Z" w16du:dateUtc="2024-05-10T07:42:00Z"/>
              </w:rPr>
            </w:pPr>
            <w:del w:id="99" w:author="Lại Quan Thiên" w:date="2024-05-10T14:42:00Z" w16du:dateUtc="2024-05-10T07:42:00Z">
              <w:r w:rsidRPr="00C06C85" w:rsidDel="00655740">
                <w:delText>{</w:delText>
              </w:r>
            </w:del>
          </w:p>
          <w:p w14:paraId="7264A237" w14:textId="77777777" w:rsidR="00F20238" w:rsidRPr="00C06C85" w:rsidDel="00655740" w:rsidRDefault="00F20238" w:rsidP="00E82F7D">
            <w:pPr>
              <w:pStyle w:val="BodyText"/>
              <w:rPr>
                <w:del w:id="100" w:author="Lại Quan Thiên" w:date="2024-05-10T14:42:00Z" w16du:dateUtc="2024-05-10T07:42:00Z"/>
              </w:rPr>
            </w:pPr>
            <w:del w:id="101" w:author="Lại Quan Thiên" w:date="2024-05-10T14:41:00Z" w16du:dateUtc="2024-05-10T07:41:00Z">
              <w:r w:rsidRPr="00C06C85" w:rsidDel="00F1627D">
                <w:tab/>
              </w:r>
            </w:del>
            <w:del w:id="102" w:author="Lại Quan Thiên" w:date="2024-05-10T14:42:00Z" w16du:dateUtc="2024-05-10T07:42:00Z">
              <w:r w:rsidRPr="00C06C85" w:rsidDel="00655740">
                <w:delText>while(1){</w:delText>
              </w:r>
            </w:del>
          </w:p>
          <w:p w14:paraId="19AFFEB6" w14:textId="77777777" w:rsidR="00F20238" w:rsidRPr="00C06C85" w:rsidDel="00655740" w:rsidRDefault="00F20238" w:rsidP="00655740">
            <w:pPr>
              <w:pStyle w:val="BodyText"/>
              <w:ind w:left="1800" w:hanging="360"/>
              <w:rPr>
                <w:del w:id="103" w:author="Lại Quan Thiên" w:date="2024-05-10T14:42:00Z" w16du:dateUtc="2024-05-10T07:42:00Z"/>
              </w:rPr>
              <w:pPrChange w:id="104" w:author="Lại Quan Thiên" w:date="2024-05-10T14:42:00Z" w16du:dateUtc="2024-05-10T07:42:00Z">
                <w:pPr>
                  <w:pStyle w:val="BodyText"/>
                </w:pPr>
              </w:pPrChange>
            </w:pPr>
            <w:del w:id="105" w:author="Lại Quan Thiên" w:date="2024-05-10T14:41:00Z" w16du:dateUtc="2024-05-10T07:41:00Z">
              <w:r w:rsidRPr="00C06C85" w:rsidDel="00F1627D">
                <w:tab/>
              </w:r>
              <w:r w:rsidRPr="00C06C85" w:rsidDel="00F1627D">
                <w:tab/>
              </w:r>
            </w:del>
            <w:del w:id="106" w:author="Lại Quan Thiên" w:date="2024-05-10T14:42:00Z" w16du:dateUtc="2024-05-10T07:42:00Z">
              <w:r w:rsidRPr="00C06C85" w:rsidDel="00655740">
                <w:delText>x = x + 1;</w:delText>
              </w:r>
            </w:del>
          </w:p>
          <w:p w14:paraId="0FCB40CC" w14:textId="77777777" w:rsidR="00F20238" w:rsidRPr="00C06C85" w:rsidDel="00655740" w:rsidRDefault="00F20238" w:rsidP="00655740">
            <w:pPr>
              <w:pStyle w:val="BodyText"/>
              <w:ind w:left="1800" w:hanging="360"/>
              <w:rPr>
                <w:del w:id="107" w:author="Lại Quan Thiên" w:date="2024-05-10T14:42:00Z" w16du:dateUtc="2024-05-10T07:42:00Z"/>
              </w:rPr>
              <w:pPrChange w:id="108" w:author="Lại Quan Thiên" w:date="2024-05-10T14:42:00Z" w16du:dateUtc="2024-05-10T07:42:00Z">
                <w:pPr>
                  <w:pStyle w:val="BodyText"/>
                </w:pPr>
              </w:pPrChange>
            </w:pPr>
            <w:del w:id="109" w:author="Lại Quan Thiên" w:date="2024-05-10T14:42:00Z" w16du:dateUtc="2024-05-10T07:42:00Z">
              <w:r w:rsidRPr="00C06C85" w:rsidDel="00655740">
                <w:tab/>
              </w:r>
              <w:r w:rsidRPr="00C06C85" w:rsidDel="00655740">
                <w:tab/>
                <w:delText>if (x == 20)</w:delText>
              </w:r>
            </w:del>
          </w:p>
          <w:p w14:paraId="038179D3" w14:textId="77777777" w:rsidR="00F20238" w:rsidRPr="00C06C85" w:rsidDel="00655740" w:rsidRDefault="00F20238" w:rsidP="00655740">
            <w:pPr>
              <w:pStyle w:val="BodyText"/>
              <w:ind w:left="1800" w:hanging="360"/>
              <w:rPr>
                <w:del w:id="110" w:author="Lại Quan Thiên" w:date="2024-05-10T14:42:00Z" w16du:dateUtc="2024-05-10T07:42:00Z"/>
              </w:rPr>
              <w:pPrChange w:id="111" w:author="Lại Quan Thiên" w:date="2024-05-10T14:42:00Z" w16du:dateUtc="2024-05-10T07:42:00Z">
                <w:pPr>
                  <w:pStyle w:val="BodyText"/>
                </w:pPr>
              </w:pPrChange>
            </w:pPr>
            <w:del w:id="112" w:author="Lại Quan Thiên" w:date="2024-05-10T14:42:00Z" w16du:dateUtc="2024-05-10T07:42:00Z">
              <w:r w:rsidRPr="00C06C85" w:rsidDel="00655740">
                <w:tab/>
              </w:r>
              <w:r w:rsidRPr="00C06C85" w:rsidDel="00655740">
                <w:tab/>
              </w:r>
              <w:r w:rsidRPr="00C06C85" w:rsidDel="00655740">
                <w:tab/>
                <w:delText>x = 0;</w:delText>
              </w:r>
            </w:del>
          </w:p>
          <w:p w14:paraId="192B5179" w14:textId="77777777" w:rsidR="00F20238" w:rsidRPr="00C06C85" w:rsidDel="00655740" w:rsidRDefault="00F20238" w:rsidP="00F1627D">
            <w:pPr>
              <w:pStyle w:val="BodyText"/>
              <w:rPr>
                <w:del w:id="113" w:author="Lại Quan Thiên" w:date="2024-05-10T14:42:00Z" w16du:dateUtc="2024-05-10T07:42:00Z"/>
              </w:rPr>
            </w:pPr>
            <w:del w:id="114" w:author="Lại Quan Thiên" w:date="2024-05-10T14:42:00Z" w16du:dateUtc="2024-05-10T07:42:00Z">
              <w:r w:rsidRPr="00C06C85" w:rsidDel="00655740">
                <w:tab/>
              </w:r>
              <w:r w:rsidRPr="00C06C85" w:rsidDel="00655740">
                <w:tab/>
                <w:delText>print(x);</w:delText>
              </w:r>
            </w:del>
          </w:p>
          <w:p w14:paraId="2DE13CD1" w14:textId="77777777" w:rsidR="00F20238" w:rsidRPr="00C06C85" w:rsidDel="00655740" w:rsidRDefault="00F20238" w:rsidP="00F1627D">
            <w:pPr>
              <w:pStyle w:val="BodyText"/>
              <w:rPr>
                <w:del w:id="115" w:author="Lại Quan Thiên" w:date="2024-05-10T14:42:00Z" w16du:dateUtc="2024-05-10T07:42:00Z"/>
              </w:rPr>
            </w:pPr>
            <w:del w:id="116" w:author="Lại Quan Thiên" w:date="2024-05-10T14:42:00Z" w16du:dateUtc="2024-05-10T07:42:00Z">
              <w:r w:rsidRPr="00C06C85" w:rsidDel="00655740">
                <w:tab/>
                <w:delText>}</w:delText>
              </w:r>
            </w:del>
          </w:p>
          <w:p w14:paraId="34E6D7B2" w14:textId="77777777" w:rsidR="00F20238" w:rsidRPr="00C06C85" w:rsidDel="00655740" w:rsidRDefault="00F20238" w:rsidP="00F1627D">
            <w:pPr>
              <w:pStyle w:val="BodyText"/>
              <w:rPr>
                <w:del w:id="117" w:author="Lại Quan Thiên" w:date="2024-05-10T14:42:00Z" w16du:dateUtc="2024-05-10T07:42:00Z"/>
              </w:rPr>
            </w:pPr>
            <w:del w:id="118" w:author="Lại Quan Thiên" w:date="2024-05-10T14:42:00Z" w16du:dateUtc="2024-05-10T07:42:00Z">
              <w:r w:rsidRPr="00C06C85" w:rsidDel="00655740">
                <w:delText>}</w:delText>
              </w:r>
            </w:del>
          </w:p>
        </w:tc>
      </w:tr>
    </w:tbl>
    <w:p w14:paraId="570E71AE" w14:textId="77777777" w:rsidR="00F20238" w:rsidDel="000C7F8C" w:rsidRDefault="00F20238" w:rsidP="00F20238">
      <w:pPr>
        <w:rPr>
          <w:del w:id="119" w:author="Lại Quan Thiên" w:date="2024-05-10T14:43:00Z" w16du:dateUtc="2024-05-10T07:43:00Z"/>
        </w:rPr>
      </w:pPr>
      <w:proofErr w:type="spellStart"/>
      <w:r w:rsidRPr="00A83F33">
        <w:t>Hiện</w:t>
      </w:r>
      <w:proofErr w:type="spellEnd"/>
      <w:r w:rsidRPr="00A83F33">
        <w:t xml:space="preserve"> </w:t>
      </w:r>
      <w:proofErr w:type="spellStart"/>
      <w:r w:rsidRPr="00A83F33">
        <w:t>thực</w:t>
      </w:r>
      <w:proofErr w:type="spellEnd"/>
      <w:r w:rsidRPr="00A83F33">
        <w:t xml:space="preserve"> </w:t>
      </w:r>
      <w:proofErr w:type="spellStart"/>
      <w:r w:rsidRPr="00A83F33">
        <w:t>mô</w:t>
      </w:r>
      <w:proofErr w:type="spellEnd"/>
      <w:r w:rsidRPr="00A83F33">
        <w:t xml:space="preserve"> </w:t>
      </w:r>
      <w:proofErr w:type="spellStart"/>
      <w:r w:rsidRPr="00A83F33">
        <w:t>hình</w:t>
      </w:r>
      <w:proofErr w:type="spellEnd"/>
      <w:r w:rsidRPr="00A83F33">
        <w:t xml:space="preserve"> </w:t>
      </w:r>
      <w:proofErr w:type="spellStart"/>
      <w:r w:rsidRPr="00A83F33">
        <w:t>trên</w:t>
      </w:r>
      <w:proofErr w:type="spellEnd"/>
      <w:r w:rsidRPr="00A83F33">
        <w:t xml:space="preserve"> C </w:t>
      </w:r>
      <w:proofErr w:type="spellStart"/>
      <w:r w:rsidRPr="00A83F33">
        <w:t>trong</w:t>
      </w:r>
      <w:proofErr w:type="spellEnd"/>
      <w:r w:rsidRPr="00A83F33">
        <w:t xml:space="preserve"> </w:t>
      </w:r>
      <w:proofErr w:type="spellStart"/>
      <w:r w:rsidRPr="00A83F33">
        <w:t>hệ</w:t>
      </w:r>
      <w:proofErr w:type="spellEnd"/>
      <w:r w:rsidRPr="00A83F33">
        <w:t xml:space="preserve"> </w:t>
      </w:r>
      <w:proofErr w:type="spellStart"/>
      <w:r w:rsidRPr="00A83F33">
        <w:t>điều</w:t>
      </w:r>
      <w:proofErr w:type="spellEnd"/>
      <w:r w:rsidRPr="00A83F33">
        <w:t xml:space="preserve"> </w:t>
      </w:r>
      <w:proofErr w:type="spellStart"/>
      <w:r w:rsidRPr="00A83F33">
        <w:t>hành</w:t>
      </w:r>
      <w:proofErr w:type="spellEnd"/>
      <w:r w:rsidRPr="00A83F33">
        <w:t xml:space="preserve"> Linux </w:t>
      </w:r>
      <w:proofErr w:type="spellStart"/>
      <w:r w:rsidRPr="00A83F33">
        <w:t>và</w:t>
      </w:r>
      <w:proofErr w:type="spellEnd"/>
      <w:r w:rsidRPr="00A83F33">
        <w:t xml:space="preserve"> </w:t>
      </w:r>
      <w:proofErr w:type="spellStart"/>
      <w:r w:rsidRPr="00A83F33">
        <w:t>nhận</w:t>
      </w:r>
      <w:proofErr w:type="spellEnd"/>
      <w:r w:rsidRPr="00A83F33">
        <w:t xml:space="preserve"> </w:t>
      </w:r>
      <w:proofErr w:type="spellStart"/>
      <w:r w:rsidRPr="00A83F33">
        <w:t>xét</w:t>
      </w:r>
      <w:proofErr w:type="spellEnd"/>
      <w:r w:rsidRPr="00A83F33">
        <w:t xml:space="preserve"> </w:t>
      </w:r>
      <w:proofErr w:type="spellStart"/>
      <w:r w:rsidRPr="00A83F33">
        <w:t>kết</w:t>
      </w:r>
      <w:proofErr w:type="spellEnd"/>
      <w:r w:rsidRPr="00A83F33">
        <w:t xml:space="preserve"> </w:t>
      </w:r>
      <w:proofErr w:type="spellStart"/>
      <w:r w:rsidRPr="00A83F33">
        <w:t>quả</w:t>
      </w:r>
      <w:proofErr w:type="spellEnd"/>
      <w:r w:rsidRPr="00A83F33">
        <w:t>.</w:t>
      </w:r>
    </w:p>
    <w:p w14:paraId="621D892C" w14:textId="77777777" w:rsidR="00F20238" w:rsidDel="000C7F8C" w:rsidRDefault="00F20238" w:rsidP="00F20238">
      <w:pPr>
        <w:rPr>
          <w:del w:id="120" w:author="Lại Quan Thiên" w:date="2024-05-10T14:43:00Z" w16du:dateUtc="2024-05-10T07:43:00Z"/>
        </w:rPr>
      </w:pPr>
      <w:del w:id="121" w:author="Lại Quan Thiên" w:date="2024-05-10T14:43:00Z" w16du:dateUtc="2024-05-10T07:43:00Z">
        <w:r w:rsidDel="000C7F8C">
          <w:delText>Trả lời…</w:delText>
        </w:r>
      </w:del>
    </w:p>
    <w:p w14:paraId="4016F6DD" w14:textId="77777777" w:rsidR="00460CE9" w:rsidRDefault="00460CE9" w:rsidP="000C7F8C">
      <w:pPr>
        <w:pPrChange w:id="122" w:author="Lại Quan Thiên" w:date="2024-05-10T14:43:00Z" w16du:dateUtc="2024-05-10T07:43:00Z">
          <w:pPr>
            <w:spacing w:before="0" w:after="0" w:line="240" w:lineRule="auto"/>
          </w:pPr>
        </w:pPrChange>
      </w:pPr>
      <w:del w:id="123" w:author="Lại Quan Thiên" w:date="2024-05-10T14:43:00Z" w16du:dateUtc="2024-05-10T07:43:00Z">
        <w:r w:rsidDel="000C7F8C">
          <w:br w:type="page"/>
        </w:r>
      </w:del>
    </w:p>
    <w:p w14:paraId="1E1FD0F4" w14:textId="7B71C153" w:rsidR="00460CE9" w:rsidRPr="000C7F8C" w:rsidRDefault="000C7F8C" w:rsidP="00F20238">
      <w:pPr>
        <w:rPr>
          <w:b/>
          <w:bCs/>
          <w:u w:val="single"/>
          <w:rPrChange w:id="124" w:author="Lại Quan Thiên" w:date="2024-05-10T14:43:00Z" w16du:dateUtc="2024-05-10T07:43:00Z">
            <w:rPr>
              <w:b/>
              <w:bCs/>
            </w:rPr>
          </w:rPrChange>
        </w:rPr>
      </w:pPr>
      <w:ins w:id="125" w:author="Lại Quan Thiên" w:date="2024-05-10T14:43:00Z" w16du:dateUtc="2024-05-10T07:43:00Z">
        <w:r w:rsidRPr="000C7F8C">
          <w:rPr>
            <w:b/>
            <w:bCs/>
            <w:u w:val="single"/>
            <w:rPrChange w:id="126" w:author="Lại Quan Thiên" w:date="2024-05-10T14:43:00Z" w16du:dateUtc="2024-05-10T07:43:00Z">
              <w:rPr>
                <w:b/>
                <w:bCs/>
              </w:rPr>
            </w:rPrChange>
          </w:rPr>
          <w:t xml:space="preserve">* </w:t>
        </w:r>
      </w:ins>
      <w:r w:rsidR="00460CE9" w:rsidRPr="000C7F8C">
        <w:rPr>
          <w:b/>
          <w:bCs/>
          <w:u w:val="single"/>
          <w:rPrChange w:id="127" w:author="Lại Quan Thiên" w:date="2024-05-10T14:43:00Z" w16du:dateUtc="2024-05-10T07:43:00Z">
            <w:rPr>
              <w:b/>
              <w:bCs/>
            </w:rPr>
          </w:rPrChange>
        </w:rPr>
        <w:t>Source code:</w:t>
      </w:r>
    </w:p>
    <w:p w14:paraId="5BB93EF0" w14:textId="72544215" w:rsidR="00460CE9" w:rsidRDefault="00BB672A" w:rsidP="00F20238">
      <w:r w:rsidRPr="00BB672A">
        <w:rPr>
          <w:noProof/>
        </w:rPr>
        <w:drawing>
          <wp:inline distT="0" distB="0" distL="0" distR="0" wp14:anchorId="25781438" wp14:editId="0AAC741A">
            <wp:extent cx="5830114" cy="6058746"/>
            <wp:effectExtent l="0" t="0" r="0" b="0"/>
            <wp:docPr id="1558885796" name="Hình ảnh 1" descr="Ảnh có chứa văn bản, máy tính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85796" name="Hình ảnh 1" descr="Ảnh có chứa văn bản, máy tính, ảnh chụp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B355" w14:textId="77777777" w:rsidR="00BB672A" w:rsidRDefault="00BB672A">
      <w:pPr>
        <w:spacing w:before="0" w:after="0" w:line="240" w:lineRule="auto"/>
      </w:pPr>
      <w:r>
        <w:br w:type="page"/>
      </w:r>
    </w:p>
    <w:p w14:paraId="2AE2752C" w14:textId="3E9777F8" w:rsidR="00784184" w:rsidRPr="000C7F8C" w:rsidRDefault="000C7F8C" w:rsidP="00F20238">
      <w:pPr>
        <w:rPr>
          <w:b/>
          <w:bCs/>
          <w:u w:val="single"/>
          <w:rPrChange w:id="128" w:author="Lại Quan Thiên" w:date="2024-05-10T14:43:00Z" w16du:dateUtc="2024-05-10T07:43:00Z">
            <w:rPr>
              <w:b/>
              <w:bCs/>
            </w:rPr>
          </w:rPrChange>
        </w:rPr>
      </w:pPr>
      <w:ins w:id="129" w:author="Lại Quan Thiên" w:date="2024-05-10T14:43:00Z" w16du:dateUtc="2024-05-10T07:43:00Z">
        <w:r w:rsidRPr="000C7F8C">
          <w:rPr>
            <w:b/>
            <w:bCs/>
            <w:u w:val="single"/>
            <w:rPrChange w:id="130" w:author="Lại Quan Thiên" w:date="2024-05-10T14:43:00Z" w16du:dateUtc="2024-05-10T07:43:00Z">
              <w:rPr>
                <w:b/>
                <w:bCs/>
              </w:rPr>
            </w:rPrChange>
          </w:rPr>
          <w:t xml:space="preserve">* </w:t>
        </w:r>
      </w:ins>
      <w:proofErr w:type="spellStart"/>
      <w:r w:rsidR="00784184" w:rsidRPr="000C7F8C">
        <w:rPr>
          <w:b/>
          <w:bCs/>
          <w:u w:val="single"/>
          <w:rPrChange w:id="131" w:author="Lại Quan Thiên" w:date="2024-05-10T14:43:00Z" w16du:dateUtc="2024-05-10T07:43:00Z">
            <w:rPr>
              <w:b/>
              <w:bCs/>
            </w:rPr>
          </w:rPrChange>
        </w:rPr>
        <w:t>Kết</w:t>
      </w:r>
      <w:proofErr w:type="spellEnd"/>
      <w:r w:rsidR="00784184" w:rsidRPr="000C7F8C">
        <w:rPr>
          <w:b/>
          <w:bCs/>
          <w:u w:val="single"/>
          <w:rPrChange w:id="132" w:author="Lại Quan Thiên" w:date="2024-05-10T14:43:00Z" w16du:dateUtc="2024-05-10T07:43:00Z">
            <w:rPr>
              <w:b/>
              <w:bCs/>
            </w:rPr>
          </w:rPrChange>
        </w:rPr>
        <w:t xml:space="preserve"> </w:t>
      </w:r>
      <w:proofErr w:type="spellStart"/>
      <w:r w:rsidR="00784184" w:rsidRPr="000C7F8C">
        <w:rPr>
          <w:b/>
          <w:bCs/>
          <w:u w:val="single"/>
          <w:rPrChange w:id="133" w:author="Lại Quan Thiên" w:date="2024-05-10T14:43:00Z" w16du:dateUtc="2024-05-10T07:43:00Z">
            <w:rPr>
              <w:b/>
              <w:bCs/>
            </w:rPr>
          </w:rPrChange>
        </w:rPr>
        <w:t>quả</w:t>
      </w:r>
      <w:proofErr w:type="spellEnd"/>
      <w:r w:rsidR="00784184" w:rsidRPr="000C7F8C">
        <w:rPr>
          <w:b/>
          <w:bCs/>
          <w:u w:val="single"/>
          <w:rPrChange w:id="134" w:author="Lại Quan Thiên" w:date="2024-05-10T14:43:00Z" w16du:dateUtc="2024-05-10T07:43:00Z">
            <w:rPr>
              <w:b/>
              <w:bCs/>
            </w:rPr>
          </w:rPrChange>
        </w:rPr>
        <w:t xml:space="preserve">: </w:t>
      </w:r>
    </w:p>
    <w:p w14:paraId="7B8B5652" w14:textId="71294C92" w:rsidR="00784184" w:rsidRDefault="00460CE9" w:rsidP="00F20238">
      <w:r w:rsidRPr="00460CE9">
        <w:rPr>
          <w:noProof/>
        </w:rPr>
        <w:drawing>
          <wp:inline distT="0" distB="0" distL="0" distR="0" wp14:anchorId="586B6197" wp14:editId="1EFBB190">
            <wp:extent cx="5943600" cy="3683000"/>
            <wp:effectExtent l="0" t="0" r="0" b="0"/>
            <wp:docPr id="20224303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0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01E" w14:textId="34A7F42D" w:rsidR="00460CE9" w:rsidRPr="00CC5FA8" w:rsidRDefault="000C7F8C" w:rsidP="00F20238">
      <w:pPr>
        <w:rPr>
          <w:b/>
          <w:bCs/>
        </w:rPr>
      </w:pPr>
      <w:ins w:id="135" w:author="Lại Quan Thiên" w:date="2024-05-10T14:43:00Z" w16du:dateUtc="2024-05-10T07:43:00Z">
        <w:r>
          <w:rPr>
            <w:b/>
            <w:bCs/>
            <w:u w:val="single"/>
          </w:rPr>
          <w:t xml:space="preserve">* </w:t>
        </w:r>
      </w:ins>
      <w:proofErr w:type="spellStart"/>
      <w:r w:rsidR="00BB672A" w:rsidRPr="000C7F8C">
        <w:rPr>
          <w:b/>
          <w:bCs/>
          <w:u w:val="single"/>
          <w:rPrChange w:id="136" w:author="Lại Quan Thiên" w:date="2024-05-10T14:43:00Z" w16du:dateUtc="2024-05-10T07:43:00Z">
            <w:rPr>
              <w:b/>
              <w:bCs/>
            </w:rPr>
          </w:rPrChange>
        </w:rPr>
        <w:t>Nhận</w:t>
      </w:r>
      <w:proofErr w:type="spellEnd"/>
      <w:r w:rsidR="00BB672A" w:rsidRPr="000C7F8C">
        <w:rPr>
          <w:b/>
          <w:bCs/>
          <w:u w:val="single"/>
          <w:rPrChange w:id="137" w:author="Lại Quan Thiên" w:date="2024-05-10T14:43:00Z" w16du:dateUtc="2024-05-10T07:43:00Z">
            <w:rPr>
              <w:b/>
              <w:bCs/>
            </w:rPr>
          </w:rPrChange>
        </w:rPr>
        <w:t xml:space="preserve"> </w:t>
      </w:r>
      <w:proofErr w:type="spellStart"/>
      <w:r w:rsidR="00BB672A" w:rsidRPr="000C7F8C">
        <w:rPr>
          <w:b/>
          <w:bCs/>
          <w:u w:val="single"/>
          <w:rPrChange w:id="138" w:author="Lại Quan Thiên" w:date="2024-05-10T14:43:00Z" w16du:dateUtc="2024-05-10T07:43:00Z">
            <w:rPr>
              <w:b/>
              <w:bCs/>
            </w:rPr>
          </w:rPrChange>
        </w:rPr>
        <w:t>xét</w:t>
      </w:r>
      <w:proofErr w:type="spellEnd"/>
      <w:r w:rsidR="00BB672A" w:rsidRPr="000C7F8C">
        <w:rPr>
          <w:b/>
          <w:bCs/>
          <w:u w:val="single"/>
          <w:rPrChange w:id="139" w:author="Lại Quan Thiên" w:date="2024-05-10T14:43:00Z" w16du:dateUtc="2024-05-10T07:43:00Z">
            <w:rPr>
              <w:b/>
              <w:bCs/>
            </w:rPr>
          </w:rPrChange>
        </w:rPr>
        <w:t>:</w:t>
      </w:r>
      <w:r w:rsidR="00BB672A" w:rsidRPr="00CC5FA8">
        <w:rPr>
          <w:b/>
          <w:bCs/>
        </w:rPr>
        <w:t xml:space="preserve"> </w:t>
      </w:r>
      <w:r w:rsidR="00F053FA" w:rsidRPr="00F053FA">
        <w:t xml:space="preserve">Process </w:t>
      </w:r>
      <w:proofErr w:type="spellStart"/>
      <w:r w:rsidR="00F053FA" w:rsidRPr="00F053FA">
        <w:t>thứ</w:t>
      </w:r>
      <w:proofErr w:type="spellEnd"/>
      <w:r w:rsidR="00F053FA" w:rsidRPr="00F053FA">
        <w:t xml:space="preserve"> </w:t>
      </w:r>
      <w:proofErr w:type="spellStart"/>
      <w:r w:rsidR="00F053FA" w:rsidRPr="00F053FA">
        <w:t>nhất</w:t>
      </w:r>
      <w:proofErr w:type="spellEnd"/>
      <w:r w:rsidR="00F053FA" w:rsidRPr="00F053FA">
        <w:t xml:space="preserve"> </w:t>
      </w:r>
      <w:proofErr w:type="spellStart"/>
      <w:r w:rsidR="00F053FA" w:rsidRPr="00F053FA">
        <w:t>chạy</w:t>
      </w:r>
      <w:proofErr w:type="spellEnd"/>
      <w:r w:rsidR="00F053FA" w:rsidRPr="00F053FA">
        <w:t xml:space="preserve"> </w:t>
      </w:r>
      <w:proofErr w:type="spellStart"/>
      <w:r w:rsidR="00F053FA" w:rsidRPr="00F053FA">
        <w:t>từ</w:t>
      </w:r>
      <w:proofErr w:type="spellEnd"/>
      <w:r w:rsidR="00F053FA" w:rsidRPr="00F053FA">
        <w:t xml:space="preserve"> 1 </w:t>
      </w:r>
      <w:proofErr w:type="spellStart"/>
      <w:r w:rsidR="00F053FA" w:rsidRPr="00F053FA">
        <w:t>đến</w:t>
      </w:r>
      <w:proofErr w:type="spellEnd"/>
      <w:r w:rsidR="00F053FA" w:rsidRPr="00F053FA">
        <w:t xml:space="preserve"> 19 </w:t>
      </w:r>
      <w:proofErr w:type="spellStart"/>
      <w:r w:rsidR="00F053FA" w:rsidRPr="00F053FA">
        <w:t>và</w:t>
      </w:r>
      <w:proofErr w:type="spellEnd"/>
      <w:r w:rsidR="00F053FA" w:rsidRPr="00F053FA">
        <w:t xml:space="preserve"> </w:t>
      </w:r>
      <w:proofErr w:type="spellStart"/>
      <w:r w:rsidR="00F053FA" w:rsidRPr="00F053FA">
        <w:t>khi</w:t>
      </w:r>
      <w:proofErr w:type="spellEnd"/>
      <w:r w:rsidR="00F053FA" w:rsidRPr="00F053FA">
        <w:t xml:space="preserve"> </w:t>
      </w:r>
      <w:proofErr w:type="spellStart"/>
      <w:r w:rsidR="00F053FA" w:rsidRPr="00F053FA">
        <w:t>đến</w:t>
      </w:r>
      <w:proofErr w:type="spellEnd"/>
      <w:r w:rsidR="00F053FA" w:rsidRPr="00F053FA">
        <w:t xml:space="preserve"> if(x==20) </w:t>
      </w:r>
      <w:proofErr w:type="spellStart"/>
      <w:r w:rsidR="00F053FA" w:rsidRPr="00F053FA">
        <w:t>thì</w:t>
      </w:r>
      <w:proofErr w:type="spellEnd"/>
      <w:r w:rsidR="00F053FA" w:rsidRPr="00F053FA">
        <w:t xml:space="preserve"> </w:t>
      </w:r>
      <w:proofErr w:type="spellStart"/>
      <w:r w:rsidR="00F053FA" w:rsidRPr="00F053FA">
        <w:t>sẽ</w:t>
      </w:r>
      <w:proofErr w:type="spellEnd"/>
      <w:r w:rsidR="00F053FA" w:rsidRPr="00F053FA">
        <w:t xml:space="preserve"> quay </w:t>
      </w:r>
      <w:proofErr w:type="spellStart"/>
      <w:r w:rsidR="00F053FA" w:rsidRPr="00F053FA">
        <w:t>lại</w:t>
      </w:r>
      <w:proofErr w:type="spellEnd"/>
      <w:r w:rsidR="00F053FA" w:rsidRPr="00F053FA">
        <w:t xml:space="preserve"> </w:t>
      </w:r>
      <w:proofErr w:type="spellStart"/>
      <w:r w:rsidR="00F053FA" w:rsidRPr="00F053FA">
        <w:t>giá</w:t>
      </w:r>
      <w:proofErr w:type="spellEnd"/>
      <w:r w:rsidR="00F053FA" w:rsidRPr="00F053FA">
        <w:t xml:space="preserve"> </w:t>
      </w:r>
      <w:proofErr w:type="spellStart"/>
      <w:r w:rsidR="00F053FA" w:rsidRPr="00F053FA">
        <w:t>trị</w:t>
      </w:r>
      <w:proofErr w:type="spellEnd"/>
      <w:r w:rsidR="00F053FA" w:rsidRPr="00F053FA">
        <w:t xml:space="preserve"> 0. </w:t>
      </w:r>
      <w:proofErr w:type="spellStart"/>
      <w:r w:rsidR="00F053FA" w:rsidRPr="00F053FA">
        <w:t>Và</w:t>
      </w:r>
      <w:proofErr w:type="spellEnd"/>
      <w:r w:rsidR="00F053FA" w:rsidRPr="00F053FA">
        <w:t xml:space="preserve"> </w:t>
      </w:r>
      <w:proofErr w:type="spellStart"/>
      <w:r w:rsidR="00F053FA" w:rsidRPr="00F053FA">
        <w:t>trong</w:t>
      </w:r>
      <w:proofErr w:type="spellEnd"/>
      <w:r w:rsidR="00F053FA" w:rsidRPr="00F053FA">
        <w:t xml:space="preserve"> </w:t>
      </w:r>
      <w:proofErr w:type="spellStart"/>
      <w:r w:rsidR="00F053FA" w:rsidRPr="00F053FA">
        <w:t>khi</w:t>
      </w:r>
      <w:proofErr w:type="spellEnd"/>
      <w:r w:rsidR="00F053FA" w:rsidRPr="00F053FA">
        <w:t xml:space="preserve"> process 1 </w:t>
      </w:r>
      <w:proofErr w:type="spellStart"/>
      <w:r w:rsidR="00F053FA" w:rsidRPr="00F053FA">
        <w:t>đang</w:t>
      </w:r>
      <w:proofErr w:type="spellEnd"/>
      <w:r w:rsidR="00F053FA" w:rsidRPr="00F053FA">
        <w:t xml:space="preserve"> </w:t>
      </w:r>
      <w:proofErr w:type="spellStart"/>
      <w:r w:rsidR="00F053FA" w:rsidRPr="00F053FA">
        <w:t>chuẩn</w:t>
      </w:r>
      <w:proofErr w:type="spellEnd"/>
      <w:r w:rsidR="00F053FA" w:rsidRPr="00F053FA">
        <w:t xml:space="preserve"> </w:t>
      </w:r>
      <w:proofErr w:type="spellStart"/>
      <w:r w:rsidR="00F053FA" w:rsidRPr="00F053FA">
        <w:t>bị</w:t>
      </w:r>
      <w:proofErr w:type="spellEnd"/>
      <w:r w:rsidR="00F053FA" w:rsidRPr="00F053FA">
        <w:t xml:space="preserve"> </w:t>
      </w:r>
      <w:proofErr w:type="spellStart"/>
      <w:r w:rsidR="00F053FA" w:rsidRPr="00F053FA">
        <w:t>đọc</w:t>
      </w:r>
      <w:proofErr w:type="spellEnd"/>
      <w:r w:rsidR="00F053FA" w:rsidRPr="00F053FA">
        <w:t xml:space="preserve"> </w:t>
      </w:r>
      <w:proofErr w:type="spellStart"/>
      <w:r w:rsidR="00F053FA" w:rsidRPr="00F053FA">
        <w:t>dữ</w:t>
      </w:r>
      <w:proofErr w:type="spellEnd"/>
      <w:r w:rsidR="00F053FA" w:rsidRPr="00F053FA">
        <w:t xml:space="preserve"> </w:t>
      </w:r>
      <w:proofErr w:type="spellStart"/>
      <w:r w:rsidR="00F053FA" w:rsidRPr="00F053FA">
        <w:t>liệu</w:t>
      </w:r>
      <w:proofErr w:type="spellEnd"/>
      <w:r w:rsidR="00F053FA" w:rsidRPr="00F053FA">
        <w:t xml:space="preserve"> </w:t>
      </w:r>
      <w:proofErr w:type="spellStart"/>
      <w:r w:rsidR="00F053FA" w:rsidRPr="00F053FA">
        <w:t>từ</w:t>
      </w:r>
      <w:proofErr w:type="spellEnd"/>
      <w:r w:rsidR="00F053FA" w:rsidRPr="00F053FA">
        <w:t xml:space="preserve"> </w:t>
      </w:r>
      <w:proofErr w:type="spellStart"/>
      <w:r w:rsidR="00F053FA" w:rsidRPr="00F053FA">
        <w:t>đĩa</w:t>
      </w:r>
      <w:proofErr w:type="spellEnd"/>
      <w:r w:rsidR="00F053FA" w:rsidRPr="00F053FA">
        <w:t xml:space="preserve">, </w:t>
      </w:r>
      <w:proofErr w:type="spellStart"/>
      <w:r w:rsidR="00F053FA" w:rsidRPr="00F053FA">
        <w:t>thao</w:t>
      </w:r>
      <w:proofErr w:type="spellEnd"/>
      <w:r w:rsidR="00F053FA" w:rsidRPr="00F053FA">
        <w:t xml:space="preserve"> </w:t>
      </w:r>
      <w:proofErr w:type="spellStart"/>
      <w:r w:rsidR="00F053FA" w:rsidRPr="00F053FA">
        <w:t>tác</w:t>
      </w:r>
      <w:proofErr w:type="spellEnd"/>
      <w:r w:rsidR="00F053FA" w:rsidRPr="00F053FA">
        <w:t xml:space="preserve"> </w:t>
      </w:r>
      <w:proofErr w:type="spellStart"/>
      <w:r w:rsidR="00F053FA" w:rsidRPr="00F053FA">
        <w:t>đọc</w:t>
      </w:r>
      <w:proofErr w:type="spellEnd"/>
      <w:r w:rsidR="00F053FA" w:rsidRPr="00F053FA">
        <w:t xml:space="preserve"> </w:t>
      </w:r>
      <w:proofErr w:type="spellStart"/>
      <w:r w:rsidR="00F053FA" w:rsidRPr="00F053FA">
        <w:t>chưa</w:t>
      </w:r>
      <w:proofErr w:type="spellEnd"/>
      <w:r w:rsidR="00F053FA" w:rsidRPr="00F053FA">
        <w:t xml:space="preserve"> </w:t>
      </w:r>
      <w:proofErr w:type="spellStart"/>
      <w:r w:rsidR="00F053FA" w:rsidRPr="00F053FA">
        <w:t>hoàn</w:t>
      </w:r>
      <w:proofErr w:type="spellEnd"/>
      <w:r w:rsidR="00F053FA" w:rsidRPr="00F053FA">
        <w:t xml:space="preserve"> </w:t>
      </w:r>
      <w:proofErr w:type="spellStart"/>
      <w:r w:rsidR="00F053FA" w:rsidRPr="00F053FA">
        <w:t>tất</w:t>
      </w:r>
      <w:proofErr w:type="spellEnd"/>
      <w:r w:rsidR="00F053FA" w:rsidRPr="00F053FA">
        <w:t xml:space="preserve"> </w:t>
      </w:r>
      <w:proofErr w:type="spellStart"/>
      <w:r w:rsidR="00F053FA" w:rsidRPr="00F053FA">
        <w:t>thì</w:t>
      </w:r>
      <w:proofErr w:type="spellEnd"/>
      <w:r w:rsidR="00F053FA" w:rsidRPr="00F053FA">
        <w:t xml:space="preserve"> </w:t>
      </w:r>
      <w:proofErr w:type="spellStart"/>
      <w:r w:rsidR="00F053FA" w:rsidRPr="00F053FA">
        <w:t>bị</w:t>
      </w:r>
      <w:proofErr w:type="spellEnd"/>
      <w:r w:rsidR="00F053FA" w:rsidRPr="00F053FA">
        <w:t xml:space="preserve"> process 2 </w:t>
      </w:r>
      <w:proofErr w:type="spellStart"/>
      <w:r w:rsidR="00F053FA" w:rsidRPr="00F053FA">
        <w:t>ghi</w:t>
      </w:r>
      <w:proofErr w:type="spellEnd"/>
      <w:r w:rsidR="00F053FA" w:rsidRPr="00F053FA">
        <w:t xml:space="preserve"> </w:t>
      </w:r>
      <w:proofErr w:type="spellStart"/>
      <w:r w:rsidR="00F053FA" w:rsidRPr="00F053FA">
        <w:t>đè</w:t>
      </w:r>
      <w:proofErr w:type="spellEnd"/>
      <w:r w:rsidR="00F053FA" w:rsidRPr="00F053FA">
        <w:t xml:space="preserve"> </w:t>
      </w:r>
      <w:proofErr w:type="spellStart"/>
      <w:r w:rsidR="00F053FA" w:rsidRPr="00F053FA">
        <w:t>dữ</w:t>
      </w:r>
      <w:proofErr w:type="spellEnd"/>
      <w:r w:rsidR="00F053FA" w:rsidRPr="00F053FA">
        <w:t xml:space="preserve"> </w:t>
      </w:r>
      <w:proofErr w:type="spellStart"/>
      <w:r w:rsidR="00F053FA" w:rsidRPr="00F053FA">
        <w:t>liệu</w:t>
      </w:r>
      <w:proofErr w:type="spellEnd"/>
      <w:r w:rsidR="00F053FA" w:rsidRPr="00F053FA">
        <w:t xml:space="preserve"> </w:t>
      </w:r>
      <w:proofErr w:type="spellStart"/>
      <w:r w:rsidR="00F053FA" w:rsidRPr="00F053FA">
        <w:t>mới</w:t>
      </w:r>
      <w:proofErr w:type="spellEnd"/>
      <w:r w:rsidR="00F053FA" w:rsidRPr="00F053FA">
        <w:t xml:space="preserve"> </w:t>
      </w:r>
      <w:proofErr w:type="spellStart"/>
      <w:r w:rsidR="00F053FA" w:rsidRPr="00F053FA">
        <w:t>lên</w:t>
      </w:r>
      <w:proofErr w:type="spellEnd"/>
      <w:r w:rsidR="00F053FA" w:rsidRPr="00F053FA">
        <w:t xml:space="preserve"> </w:t>
      </w:r>
      <w:proofErr w:type="spellStart"/>
      <w:r w:rsidR="00F053FA" w:rsidRPr="00F053FA">
        <w:t>dữ</w:t>
      </w:r>
      <w:proofErr w:type="spellEnd"/>
      <w:r w:rsidR="00F053FA" w:rsidRPr="00F053FA">
        <w:t xml:space="preserve"> </w:t>
      </w:r>
      <w:proofErr w:type="spellStart"/>
      <w:r w:rsidR="00F053FA" w:rsidRPr="00F053FA">
        <w:t>liệu</w:t>
      </w:r>
      <w:proofErr w:type="spellEnd"/>
      <w:r w:rsidR="00F053FA" w:rsidRPr="00F053FA">
        <w:t xml:space="preserve"> </w:t>
      </w:r>
      <w:proofErr w:type="spellStart"/>
      <w:r w:rsidR="00F053FA" w:rsidRPr="00F053FA">
        <w:t>cũ</w:t>
      </w:r>
      <w:proofErr w:type="spellEnd"/>
      <w:r w:rsidR="00F053FA" w:rsidRPr="00F053FA">
        <w:t xml:space="preserve">. Nguyên </w:t>
      </w:r>
      <w:proofErr w:type="spellStart"/>
      <w:r w:rsidR="00F053FA" w:rsidRPr="00F053FA">
        <w:t>nhân</w:t>
      </w:r>
      <w:proofErr w:type="spellEnd"/>
      <w:r w:rsidR="00F053FA" w:rsidRPr="00F053FA">
        <w:t xml:space="preserve"> </w:t>
      </w:r>
      <w:proofErr w:type="spellStart"/>
      <w:r w:rsidR="00F053FA" w:rsidRPr="00F053FA">
        <w:t>là</w:t>
      </w:r>
      <w:proofErr w:type="spellEnd"/>
      <w:r w:rsidR="00F053FA" w:rsidRPr="00F053FA">
        <w:t xml:space="preserve"> do </w:t>
      </w:r>
      <w:proofErr w:type="spellStart"/>
      <w:r w:rsidR="00F053FA" w:rsidRPr="00F053FA">
        <w:t>khi</w:t>
      </w:r>
      <w:proofErr w:type="spellEnd"/>
      <w:r w:rsidR="00F053FA" w:rsidRPr="00F053FA">
        <w:t xml:space="preserve"> </w:t>
      </w:r>
      <w:proofErr w:type="spellStart"/>
      <w:r w:rsidR="00F053FA" w:rsidRPr="00F053FA">
        <w:t>chạy</w:t>
      </w:r>
      <w:proofErr w:type="spellEnd"/>
      <w:r w:rsidR="00F053FA" w:rsidRPr="00F053FA">
        <w:t xml:space="preserve"> song </w:t>
      </w:r>
      <w:proofErr w:type="spellStart"/>
      <w:r w:rsidR="00F053FA" w:rsidRPr="00F053FA">
        <w:t>song</w:t>
      </w:r>
      <w:proofErr w:type="spellEnd"/>
      <w:r w:rsidR="00F053FA" w:rsidRPr="00F053FA">
        <w:t xml:space="preserve"> 2 process </w:t>
      </w:r>
      <w:proofErr w:type="spellStart"/>
      <w:r w:rsidR="00F053FA" w:rsidRPr="00F053FA">
        <w:t>thứ</w:t>
      </w:r>
      <w:proofErr w:type="spellEnd"/>
      <w:r w:rsidR="00F053FA" w:rsidRPr="00F053FA">
        <w:t xml:space="preserve"> </w:t>
      </w:r>
      <w:proofErr w:type="spellStart"/>
      <w:r w:rsidR="00F053FA" w:rsidRPr="00F053FA">
        <w:t>nhất</w:t>
      </w:r>
      <w:proofErr w:type="spellEnd"/>
      <w:r w:rsidR="00F053FA" w:rsidRPr="00F053FA">
        <w:t xml:space="preserve"> </w:t>
      </w:r>
      <w:proofErr w:type="spellStart"/>
      <w:r w:rsidR="00F053FA" w:rsidRPr="00F053FA">
        <w:t>và</w:t>
      </w:r>
      <w:proofErr w:type="spellEnd"/>
      <w:r w:rsidR="00F053FA" w:rsidRPr="00F053FA">
        <w:t xml:space="preserve"> </w:t>
      </w:r>
      <w:proofErr w:type="spellStart"/>
      <w:r w:rsidR="00F053FA" w:rsidRPr="00F053FA">
        <w:t>thứ</w:t>
      </w:r>
      <w:proofErr w:type="spellEnd"/>
      <w:r w:rsidR="00F053FA" w:rsidRPr="00F053FA">
        <w:t xml:space="preserve"> </w:t>
      </w:r>
      <w:proofErr w:type="spellStart"/>
      <w:r w:rsidR="00F053FA" w:rsidRPr="00F053FA">
        <w:t>hai</w:t>
      </w:r>
      <w:proofErr w:type="spellEnd"/>
      <w:r w:rsidR="00F053FA" w:rsidRPr="00F053FA">
        <w:t xml:space="preserve">, </w:t>
      </w:r>
      <w:proofErr w:type="spellStart"/>
      <w:r w:rsidR="00F053FA" w:rsidRPr="00F053FA">
        <w:t>biến</w:t>
      </w:r>
      <w:proofErr w:type="spellEnd"/>
      <w:r w:rsidR="00F053FA" w:rsidRPr="00F053FA">
        <w:t xml:space="preserve"> </w:t>
      </w:r>
      <w:proofErr w:type="spellStart"/>
      <w:r w:rsidR="00F053FA" w:rsidRPr="00F053FA">
        <w:t>toàn</w:t>
      </w:r>
      <w:proofErr w:type="spellEnd"/>
      <w:r w:rsidR="00F053FA" w:rsidRPr="00F053FA">
        <w:t xml:space="preserve"> </w:t>
      </w:r>
      <w:proofErr w:type="spellStart"/>
      <w:r w:rsidR="00F053FA" w:rsidRPr="00F053FA">
        <w:t>cục</w:t>
      </w:r>
      <w:proofErr w:type="spellEnd"/>
      <w:r w:rsidR="00F053FA" w:rsidRPr="00F053FA">
        <w:t xml:space="preserve"> x </w:t>
      </w:r>
      <w:proofErr w:type="spellStart"/>
      <w:r w:rsidR="00F053FA" w:rsidRPr="00F053FA">
        <w:t>đều</w:t>
      </w:r>
      <w:proofErr w:type="spellEnd"/>
      <w:r w:rsidR="00F053FA" w:rsidRPr="00F053FA">
        <w:t xml:space="preserve"> </w:t>
      </w:r>
      <w:proofErr w:type="spellStart"/>
      <w:r w:rsidR="00F053FA" w:rsidRPr="00F053FA">
        <w:t>được</w:t>
      </w:r>
      <w:proofErr w:type="spellEnd"/>
      <w:r w:rsidR="00F053FA" w:rsidRPr="00F053FA">
        <w:t xml:space="preserve"> </w:t>
      </w:r>
      <w:proofErr w:type="spellStart"/>
      <w:r w:rsidR="00F053FA" w:rsidRPr="00F053FA">
        <w:t>cho</w:t>
      </w:r>
      <w:proofErr w:type="spellEnd"/>
      <w:r w:rsidR="00F053FA" w:rsidRPr="00F053FA">
        <w:t xml:space="preserve"> </w:t>
      </w:r>
      <w:proofErr w:type="spellStart"/>
      <w:r w:rsidR="00F053FA" w:rsidRPr="00F053FA">
        <w:t>cả</w:t>
      </w:r>
      <w:proofErr w:type="spellEnd"/>
      <w:r w:rsidR="00F053FA" w:rsidRPr="00F053FA">
        <w:t xml:space="preserve"> </w:t>
      </w:r>
      <w:proofErr w:type="spellStart"/>
      <w:r w:rsidR="00F053FA" w:rsidRPr="00F053FA">
        <w:t>hai</w:t>
      </w:r>
      <w:proofErr w:type="spellEnd"/>
      <w:r w:rsidR="00F053FA" w:rsidRPr="00F053FA">
        <w:t xml:space="preserve"> process </w:t>
      </w:r>
      <w:proofErr w:type="spellStart"/>
      <w:r w:rsidR="00F053FA" w:rsidRPr="00F053FA">
        <w:t>biến</w:t>
      </w:r>
      <w:proofErr w:type="spellEnd"/>
      <w:r w:rsidR="00F053FA" w:rsidRPr="00F053FA">
        <w:t xml:space="preserve"> x </w:t>
      </w:r>
      <w:proofErr w:type="spellStart"/>
      <w:r w:rsidR="00F053FA" w:rsidRPr="00F053FA">
        <w:t>gọi</w:t>
      </w:r>
      <w:proofErr w:type="spellEnd"/>
      <w:r w:rsidR="00F053FA" w:rsidRPr="00F053FA">
        <w:t xml:space="preserve"> </w:t>
      </w:r>
      <w:proofErr w:type="spellStart"/>
      <w:r w:rsidR="00F053FA" w:rsidRPr="00F053FA">
        <w:t>ra</w:t>
      </w:r>
      <w:proofErr w:type="spellEnd"/>
      <w:r w:rsidR="00F053FA" w:rsidRPr="00F053FA">
        <w:t xml:space="preserve"> </w:t>
      </w:r>
      <w:proofErr w:type="spellStart"/>
      <w:r w:rsidR="00F053FA" w:rsidRPr="00F053FA">
        <w:t>nhưng</w:t>
      </w:r>
      <w:proofErr w:type="spellEnd"/>
      <w:r w:rsidR="00F053FA" w:rsidRPr="00F053FA">
        <w:t xml:space="preserve"> </w:t>
      </w:r>
      <w:proofErr w:type="spellStart"/>
      <w:r w:rsidR="00F053FA" w:rsidRPr="00F053FA">
        <w:t>không</w:t>
      </w:r>
      <w:proofErr w:type="spellEnd"/>
      <w:r w:rsidR="00F053FA" w:rsidRPr="00F053FA">
        <w:t xml:space="preserve"> </w:t>
      </w:r>
      <w:proofErr w:type="spellStart"/>
      <w:r w:rsidR="00F053FA" w:rsidRPr="00F053FA">
        <w:t>có</w:t>
      </w:r>
      <w:proofErr w:type="spellEnd"/>
      <w:r w:rsidR="00F053FA" w:rsidRPr="00F053FA">
        <w:t xml:space="preserve"> semaphore </w:t>
      </w:r>
      <w:proofErr w:type="spellStart"/>
      <w:r w:rsidR="00F053FA" w:rsidRPr="00F053FA">
        <w:t>để</w:t>
      </w:r>
      <w:proofErr w:type="spellEnd"/>
      <w:r w:rsidR="00F053FA" w:rsidRPr="00F053FA">
        <w:t xml:space="preserve"> </w:t>
      </w:r>
      <w:proofErr w:type="spellStart"/>
      <w:r w:rsidR="00F053FA" w:rsidRPr="00F053FA">
        <w:t>báo</w:t>
      </w:r>
      <w:proofErr w:type="spellEnd"/>
      <w:r w:rsidR="00F053FA" w:rsidRPr="00F053FA">
        <w:t xml:space="preserve"> </w:t>
      </w:r>
      <w:proofErr w:type="spellStart"/>
      <w:r w:rsidR="00F053FA" w:rsidRPr="00F053FA">
        <w:t>rằng</w:t>
      </w:r>
      <w:proofErr w:type="spellEnd"/>
      <w:r w:rsidR="00F053FA" w:rsidRPr="00F053FA">
        <w:t xml:space="preserve"> </w:t>
      </w:r>
      <w:proofErr w:type="spellStart"/>
      <w:r w:rsidR="00F053FA" w:rsidRPr="00F053FA">
        <w:t>đây</w:t>
      </w:r>
      <w:proofErr w:type="spellEnd"/>
      <w:r w:rsidR="00F053FA" w:rsidRPr="00F053FA">
        <w:t xml:space="preserve"> </w:t>
      </w:r>
      <w:proofErr w:type="spellStart"/>
      <w:r w:rsidR="00F053FA" w:rsidRPr="00F053FA">
        <w:t>là</w:t>
      </w:r>
      <w:proofErr w:type="spellEnd"/>
      <w:r w:rsidR="00F053FA" w:rsidRPr="00F053FA">
        <w:t xml:space="preserve"> </w:t>
      </w:r>
      <w:proofErr w:type="spellStart"/>
      <w:r w:rsidR="00F053FA" w:rsidRPr="00F053FA">
        <w:t>hai</w:t>
      </w:r>
      <w:proofErr w:type="spellEnd"/>
      <w:r w:rsidR="00F053FA" w:rsidRPr="00F053FA">
        <w:t xml:space="preserve"> </w:t>
      </w:r>
      <w:proofErr w:type="spellStart"/>
      <w:r w:rsidR="00F053FA" w:rsidRPr="00F053FA">
        <w:t>tiến</w:t>
      </w:r>
      <w:proofErr w:type="spellEnd"/>
      <w:r w:rsidR="00F053FA" w:rsidRPr="00F053FA">
        <w:t xml:space="preserve"> </w:t>
      </w:r>
      <w:proofErr w:type="spellStart"/>
      <w:r w:rsidR="00F053FA" w:rsidRPr="00F053FA">
        <w:t>trình</w:t>
      </w:r>
      <w:proofErr w:type="spellEnd"/>
      <w:r w:rsidR="00F053FA" w:rsidRPr="00F053FA">
        <w:t xml:space="preserve"> </w:t>
      </w:r>
      <w:proofErr w:type="spellStart"/>
      <w:r w:rsidR="00F053FA" w:rsidRPr="00F053FA">
        <w:t>dùng</w:t>
      </w:r>
      <w:proofErr w:type="spellEnd"/>
      <w:r w:rsidR="00F053FA" w:rsidRPr="00F053FA">
        <w:t xml:space="preserve"> </w:t>
      </w:r>
      <w:proofErr w:type="spellStart"/>
      <w:r w:rsidR="00F053FA" w:rsidRPr="00F053FA">
        <w:t>chung</w:t>
      </w:r>
      <w:proofErr w:type="spellEnd"/>
      <w:r w:rsidR="00F053FA" w:rsidRPr="00F053FA">
        <w:t xml:space="preserve"> </w:t>
      </w:r>
      <w:proofErr w:type="spellStart"/>
      <w:r w:rsidR="00F053FA" w:rsidRPr="00F053FA">
        <w:t>biến</w:t>
      </w:r>
      <w:proofErr w:type="spellEnd"/>
      <w:r w:rsidR="00F053FA" w:rsidRPr="00F053FA">
        <w:t xml:space="preserve"> x </w:t>
      </w:r>
      <w:proofErr w:type="spellStart"/>
      <w:r w:rsidR="00F053FA" w:rsidRPr="00F053FA">
        <w:t>dẫn</w:t>
      </w:r>
      <w:proofErr w:type="spellEnd"/>
      <w:r w:rsidR="00F053FA" w:rsidRPr="00F053FA">
        <w:t xml:space="preserve"> </w:t>
      </w:r>
      <w:proofErr w:type="spellStart"/>
      <w:r w:rsidR="00F053FA" w:rsidRPr="00F053FA">
        <w:t>đến</w:t>
      </w:r>
      <w:proofErr w:type="spellEnd"/>
      <w:r w:rsidR="00F053FA" w:rsidRPr="00F053FA">
        <w:t xml:space="preserve"> </w:t>
      </w:r>
      <w:proofErr w:type="spellStart"/>
      <w:r w:rsidR="00F053FA" w:rsidRPr="00F053FA">
        <w:t>việc</w:t>
      </w:r>
      <w:proofErr w:type="spellEnd"/>
      <w:r w:rsidR="00F053FA" w:rsidRPr="00F053FA">
        <w:t xml:space="preserve"> </w:t>
      </w:r>
      <w:proofErr w:type="spellStart"/>
      <w:r w:rsidR="00F053FA" w:rsidRPr="00F053FA">
        <w:t>xảy</w:t>
      </w:r>
      <w:proofErr w:type="spellEnd"/>
      <w:r w:rsidR="00F053FA" w:rsidRPr="00F053FA">
        <w:t xml:space="preserve"> </w:t>
      </w:r>
      <w:proofErr w:type="spellStart"/>
      <w:r w:rsidR="00F053FA" w:rsidRPr="00F053FA">
        <w:t>ra</w:t>
      </w:r>
      <w:proofErr w:type="spellEnd"/>
      <w:r w:rsidR="00F053FA" w:rsidRPr="00F053FA">
        <w:t xml:space="preserve"> </w:t>
      </w:r>
      <w:proofErr w:type="spellStart"/>
      <w:r w:rsidR="00F053FA" w:rsidRPr="00F053FA">
        <w:t>đụng</w:t>
      </w:r>
      <w:proofErr w:type="spellEnd"/>
      <w:r w:rsidR="00F053FA" w:rsidRPr="00F053FA">
        <w:t xml:space="preserve"> </w:t>
      </w:r>
      <w:proofErr w:type="spellStart"/>
      <w:r w:rsidR="00F053FA" w:rsidRPr="00F053FA">
        <w:t>độ</w:t>
      </w:r>
      <w:proofErr w:type="spellEnd"/>
      <w:r w:rsidR="00F053FA" w:rsidRPr="00F053FA">
        <w:t xml:space="preserve"> </w:t>
      </w:r>
      <w:proofErr w:type="spellStart"/>
      <w:r w:rsidR="00F053FA" w:rsidRPr="00F053FA">
        <w:t>khi</w:t>
      </w:r>
      <w:proofErr w:type="spellEnd"/>
      <w:r w:rsidR="00F053FA" w:rsidRPr="00F053FA">
        <w:t xml:space="preserve"> </w:t>
      </w:r>
      <w:proofErr w:type="spellStart"/>
      <w:r w:rsidR="00F053FA" w:rsidRPr="00F053FA">
        <w:t>truy</w:t>
      </w:r>
      <w:proofErr w:type="spellEnd"/>
      <w:r w:rsidR="00F053FA" w:rsidRPr="00F053FA">
        <w:t xml:space="preserve"> </w:t>
      </w:r>
      <w:proofErr w:type="spellStart"/>
      <w:r w:rsidR="00F053FA" w:rsidRPr="00F053FA">
        <w:t>cập</w:t>
      </w:r>
      <w:proofErr w:type="spellEnd"/>
      <w:r w:rsidR="00F053FA" w:rsidRPr="00F053FA">
        <w:t xml:space="preserve"> </w:t>
      </w:r>
      <w:proofErr w:type="spellStart"/>
      <w:r w:rsidR="00F053FA" w:rsidRPr="00F053FA">
        <w:t>và</w:t>
      </w:r>
      <w:proofErr w:type="spellEnd"/>
      <w:r w:rsidR="00F053FA" w:rsidRPr="00F053FA">
        <w:t xml:space="preserve"> </w:t>
      </w:r>
      <w:proofErr w:type="spellStart"/>
      <w:r w:rsidR="00F053FA" w:rsidRPr="00F053FA">
        <w:t>xử</w:t>
      </w:r>
      <w:proofErr w:type="spellEnd"/>
      <w:r w:rsidR="00F053FA" w:rsidRPr="00F053FA">
        <w:t xml:space="preserve"> </w:t>
      </w:r>
      <w:proofErr w:type="spellStart"/>
      <w:r w:rsidR="00F053FA" w:rsidRPr="00F053FA">
        <w:t>lí</w:t>
      </w:r>
      <w:proofErr w:type="spellEnd"/>
      <w:r w:rsidR="00F053FA" w:rsidRPr="00F053FA">
        <w:t xml:space="preserve"> </w:t>
      </w:r>
      <w:proofErr w:type="spellStart"/>
      <w:r w:rsidR="00F053FA" w:rsidRPr="00F053FA">
        <w:t>biến</w:t>
      </w:r>
      <w:proofErr w:type="spellEnd"/>
      <w:r w:rsidR="00F053FA" w:rsidRPr="00F053FA">
        <w:t xml:space="preserve"> </w:t>
      </w:r>
      <w:proofErr w:type="spellStart"/>
      <w:r w:rsidR="00F053FA" w:rsidRPr="00F053FA">
        <w:t>chung</w:t>
      </w:r>
      <w:proofErr w:type="spellEnd"/>
      <w:r w:rsidR="00F053FA" w:rsidRPr="00F053FA">
        <w:t xml:space="preserve"> </w:t>
      </w:r>
      <w:proofErr w:type="spellStart"/>
      <w:r w:rsidR="00F053FA" w:rsidRPr="00F053FA">
        <w:t>như</w:t>
      </w:r>
      <w:proofErr w:type="spellEnd"/>
      <w:r w:rsidR="00F053FA" w:rsidRPr="00F053FA">
        <w:t xml:space="preserve"> </w:t>
      </w:r>
      <w:proofErr w:type="spellStart"/>
      <w:r w:rsidR="00F053FA" w:rsidRPr="00F053FA">
        <w:t>dòng</w:t>
      </w:r>
      <w:proofErr w:type="spellEnd"/>
      <w:r w:rsidR="00F053FA" w:rsidRPr="00F053FA">
        <w:t xml:space="preserve"> </w:t>
      </w:r>
      <w:proofErr w:type="spellStart"/>
      <w:r w:rsidR="00F053FA" w:rsidRPr="00F053FA">
        <w:t>trên</w:t>
      </w:r>
      <w:proofErr w:type="spellEnd"/>
      <w:r w:rsidR="00F053FA" w:rsidRPr="00F053FA">
        <w:t xml:space="preserve">. </w:t>
      </w:r>
      <w:proofErr w:type="spellStart"/>
      <w:r w:rsidR="00F053FA" w:rsidRPr="00F053FA">
        <w:t>Từ</w:t>
      </w:r>
      <w:proofErr w:type="spellEnd"/>
      <w:r w:rsidR="00F053FA" w:rsidRPr="00F053FA">
        <w:t xml:space="preserve"> </w:t>
      </w:r>
      <w:proofErr w:type="spellStart"/>
      <w:r w:rsidR="00F053FA" w:rsidRPr="00F053FA">
        <w:t>đó</w:t>
      </w:r>
      <w:proofErr w:type="spellEnd"/>
      <w:r w:rsidR="00F053FA" w:rsidRPr="00F053FA">
        <w:t xml:space="preserve"> </w:t>
      </w:r>
      <w:proofErr w:type="spellStart"/>
      <w:r w:rsidR="00F053FA" w:rsidRPr="00F053FA">
        <w:t>dẫn</w:t>
      </w:r>
      <w:proofErr w:type="spellEnd"/>
      <w:r w:rsidR="00F053FA" w:rsidRPr="00F053FA">
        <w:t xml:space="preserve"> </w:t>
      </w:r>
      <w:proofErr w:type="spellStart"/>
      <w:r w:rsidR="00F053FA" w:rsidRPr="00F053FA">
        <w:t>đến</w:t>
      </w:r>
      <w:proofErr w:type="spellEnd"/>
      <w:r w:rsidR="00F053FA" w:rsidRPr="00F053FA">
        <w:t xml:space="preserve"> </w:t>
      </w:r>
      <w:proofErr w:type="spellStart"/>
      <w:r w:rsidR="00F053FA" w:rsidRPr="00F053FA">
        <w:t>kết</w:t>
      </w:r>
      <w:proofErr w:type="spellEnd"/>
      <w:r w:rsidR="00F053FA" w:rsidRPr="00F053FA">
        <w:t xml:space="preserve"> </w:t>
      </w:r>
      <w:proofErr w:type="spellStart"/>
      <w:r w:rsidR="00F053FA" w:rsidRPr="00F053FA">
        <w:t>quả</w:t>
      </w:r>
      <w:proofErr w:type="spellEnd"/>
      <w:r w:rsidR="00F053FA" w:rsidRPr="00F053FA">
        <w:t xml:space="preserve"> </w:t>
      </w:r>
      <w:proofErr w:type="spellStart"/>
      <w:r w:rsidR="00F053FA" w:rsidRPr="00F053FA">
        <w:t>sai</w:t>
      </w:r>
      <w:proofErr w:type="spellEnd"/>
      <w:r w:rsidR="00F053FA" w:rsidRPr="00F053FA">
        <w:t xml:space="preserve"> </w:t>
      </w:r>
      <w:proofErr w:type="spellStart"/>
      <w:r w:rsidR="00F053FA" w:rsidRPr="00F053FA">
        <w:t>với</w:t>
      </w:r>
      <w:proofErr w:type="spellEnd"/>
      <w:r w:rsidR="00F053FA" w:rsidRPr="00F053FA">
        <w:t xml:space="preserve"> </w:t>
      </w:r>
      <w:proofErr w:type="spellStart"/>
      <w:r w:rsidR="00F053FA" w:rsidRPr="00F053FA">
        <w:t>yêu</w:t>
      </w:r>
      <w:proofErr w:type="spellEnd"/>
      <w:r w:rsidR="00F053FA" w:rsidRPr="00F053FA">
        <w:t xml:space="preserve"> </w:t>
      </w:r>
      <w:proofErr w:type="spellStart"/>
      <w:r w:rsidR="00F053FA" w:rsidRPr="00F053FA">
        <w:t>cầu</w:t>
      </w:r>
      <w:proofErr w:type="spellEnd"/>
      <w:r w:rsidR="00F053FA" w:rsidRPr="00F053FA">
        <w:t xml:space="preserve"> </w:t>
      </w:r>
      <w:proofErr w:type="spellStart"/>
      <w:r w:rsidR="00F053FA" w:rsidRPr="00F053FA">
        <w:t>và</w:t>
      </w:r>
      <w:proofErr w:type="spellEnd"/>
      <w:r w:rsidR="00F053FA" w:rsidRPr="00F053FA">
        <w:t xml:space="preserve"> </w:t>
      </w:r>
      <w:proofErr w:type="spellStart"/>
      <w:r w:rsidR="00F053FA" w:rsidRPr="00F053FA">
        <w:t>chương</w:t>
      </w:r>
      <w:proofErr w:type="spellEnd"/>
      <w:r w:rsidR="00F053FA" w:rsidRPr="00F053FA">
        <w:t xml:space="preserve"> </w:t>
      </w:r>
      <w:proofErr w:type="spellStart"/>
      <w:r w:rsidR="00F053FA" w:rsidRPr="00F053FA">
        <w:t>trình</w:t>
      </w:r>
      <w:proofErr w:type="spellEnd"/>
      <w:r w:rsidR="00F053FA" w:rsidRPr="00F053FA">
        <w:t xml:space="preserve"> </w:t>
      </w:r>
      <w:proofErr w:type="spellStart"/>
      <w:r w:rsidR="00F053FA" w:rsidRPr="00F053FA">
        <w:t>chạy</w:t>
      </w:r>
      <w:proofErr w:type="spellEnd"/>
      <w:r w:rsidR="00F053FA" w:rsidRPr="00F053FA">
        <w:t xml:space="preserve"> </w:t>
      </w:r>
      <w:proofErr w:type="spellStart"/>
      <w:r w:rsidR="00F053FA" w:rsidRPr="00F053FA">
        <w:t>bất</w:t>
      </w:r>
      <w:proofErr w:type="spellEnd"/>
      <w:r w:rsidR="00F053FA" w:rsidRPr="00F053FA">
        <w:t xml:space="preserve"> </w:t>
      </w:r>
      <w:proofErr w:type="spellStart"/>
      <w:r w:rsidR="00F053FA" w:rsidRPr="00F053FA">
        <w:t>hợp</w:t>
      </w:r>
      <w:proofErr w:type="spellEnd"/>
      <w:r w:rsidR="00F053FA" w:rsidRPr="00F053FA">
        <w:t xml:space="preserve"> </w:t>
      </w:r>
      <w:proofErr w:type="spellStart"/>
      <w:r w:rsidR="00F053FA" w:rsidRPr="00F053FA">
        <w:t>lý</w:t>
      </w:r>
      <w:proofErr w:type="spellEnd"/>
      <w:r w:rsidR="00F053FA" w:rsidRPr="00F053FA">
        <w:t>.</w:t>
      </w:r>
    </w:p>
    <w:p w14:paraId="096DCE8C" w14:textId="77777777" w:rsidR="00F20238" w:rsidRPr="00F20238" w:rsidRDefault="00F20238" w:rsidP="00F20238">
      <w:pPr>
        <w:pStyle w:val="Heading1"/>
      </w:pPr>
      <w:proofErr w:type="spellStart"/>
      <w:r w:rsidRPr="00A83F33">
        <w:t>Đồng</w:t>
      </w:r>
      <w:proofErr w:type="spellEnd"/>
      <w:r w:rsidRPr="00A83F33">
        <w:t xml:space="preserve"> </w:t>
      </w:r>
      <w:proofErr w:type="spellStart"/>
      <w:r w:rsidRPr="00A83F33">
        <w:t>bộ</w:t>
      </w:r>
      <w:proofErr w:type="spellEnd"/>
      <w:r w:rsidRPr="00A83F33">
        <w:t xml:space="preserve"> </w:t>
      </w:r>
      <w:proofErr w:type="spellStart"/>
      <w:r w:rsidRPr="00A83F33">
        <w:t>với</w:t>
      </w:r>
      <w:proofErr w:type="spellEnd"/>
      <w:r w:rsidRPr="00A83F33">
        <w:t xml:space="preserve"> mutex </w:t>
      </w:r>
      <w:proofErr w:type="spellStart"/>
      <w:r w:rsidRPr="00A83F33">
        <w:t>để</w:t>
      </w:r>
      <w:proofErr w:type="spellEnd"/>
      <w:r w:rsidRPr="00A83F33">
        <w:t xml:space="preserve"> </w:t>
      </w:r>
      <w:proofErr w:type="spellStart"/>
      <w:r w:rsidRPr="00A83F33">
        <w:t>sửa</w:t>
      </w:r>
      <w:proofErr w:type="spellEnd"/>
      <w:r w:rsidRPr="00A83F33">
        <w:t xml:space="preserve"> </w:t>
      </w:r>
      <w:proofErr w:type="spellStart"/>
      <w:r w:rsidRPr="00A83F33">
        <w:t>lỗi</w:t>
      </w:r>
      <w:proofErr w:type="spellEnd"/>
      <w:r w:rsidRPr="00A83F33">
        <w:t xml:space="preserve"> </w:t>
      </w:r>
      <w:proofErr w:type="spellStart"/>
      <w:r w:rsidRPr="00A83F33">
        <w:t>bất</w:t>
      </w:r>
      <w:proofErr w:type="spellEnd"/>
      <w:r w:rsidRPr="00A83F33">
        <w:t xml:space="preserve"> </w:t>
      </w:r>
      <w:proofErr w:type="spellStart"/>
      <w:r w:rsidRPr="00A83F33">
        <w:t>hợp</w:t>
      </w:r>
      <w:proofErr w:type="spellEnd"/>
      <w:r w:rsidRPr="00A83F33">
        <w:t xml:space="preserve"> </w:t>
      </w:r>
      <w:proofErr w:type="spellStart"/>
      <w:r w:rsidRPr="00A83F33">
        <w:t>lý</w:t>
      </w:r>
      <w:proofErr w:type="spellEnd"/>
      <w:r w:rsidRPr="00A83F33">
        <w:t xml:space="preserve"> </w:t>
      </w:r>
      <w:proofErr w:type="spellStart"/>
      <w:r w:rsidRPr="00A83F33">
        <w:t>trong</w:t>
      </w:r>
      <w:proofErr w:type="spellEnd"/>
      <w:r w:rsidRPr="00A83F33">
        <w:t xml:space="preserve"> </w:t>
      </w:r>
      <w:proofErr w:type="spellStart"/>
      <w:r w:rsidRPr="00A83F33">
        <w:t>kết</w:t>
      </w:r>
      <w:proofErr w:type="spellEnd"/>
      <w:r w:rsidRPr="00A83F33">
        <w:t xml:space="preserve"> </w:t>
      </w:r>
      <w:proofErr w:type="spellStart"/>
      <w:r w:rsidRPr="00A83F33">
        <w:t>quả</w:t>
      </w:r>
      <w:proofErr w:type="spellEnd"/>
      <w:r w:rsidRPr="00A83F33">
        <w:t xml:space="preserve"> </w:t>
      </w:r>
      <w:proofErr w:type="spellStart"/>
      <w:r w:rsidRPr="00A83F33">
        <w:t>của</w:t>
      </w:r>
      <w:proofErr w:type="spellEnd"/>
      <w:r w:rsidRPr="00A83F33">
        <w:t xml:space="preserve"> </w:t>
      </w:r>
      <w:proofErr w:type="spellStart"/>
      <w:r w:rsidRPr="00A83F33">
        <w:t>mô</w:t>
      </w:r>
      <w:proofErr w:type="spellEnd"/>
      <w:r w:rsidRPr="00A83F33">
        <w:t xml:space="preserve"> </w:t>
      </w:r>
      <w:proofErr w:type="spellStart"/>
      <w:r w:rsidRPr="00A83F33">
        <w:t>hình</w:t>
      </w:r>
      <w:proofErr w:type="spellEnd"/>
      <w:r w:rsidRPr="00A83F33">
        <w:t xml:space="preserve"> </w:t>
      </w:r>
      <w:proofErr w:type="spellStart"/>
      <w:r w:rsidRPr="00880A45">
        <w:t>Bài</w:t>
      </w:r>
      <w:proofErr w:type="spellEnd"/>
      <w:r w:rsidRPr="00880A45">
        <w:t xml:space="preserve"> 3.</w:t>
      </w:r>
    </w:p>
    <w:p w14:paraId="374AAA62" w14:textId="1A6A4605" w:rsidR="00BD38E5" w:rsidRDefault="003523D9">
      <w:pPr>
        <w:spacing w:before="0" w:after="0" w:line="240" w:lineRule="auto"/>
        <w:rPr>
          <w:b/>
          <w:bCs/>
          <w:u w:val="single"/>
        </w:rPr>
      </w:pPr>
      <w:r>
        <w:rPr>
          <w:b/>
          <w:bCs/>
        </w:rPr>
        <w:br w:type="page"/>
      </w:r>
      <w:r w:rsidR="00922288" w:rsidRPr="00922288">
        <w:rPr>
          <w:b/>
          <w:bCs/>
          <w:u w:val="single"/>
        </w:rPr>
        <w:t xml:space="preserve">* </w:t>
      </w:r>
      <w:r w:rsidR="00BD38E5" w:rsidRPr="00922288">
        <w:rPr>
          <w:b/>
          <w:bCs/>
          <w:u w:val="single"/>
        </w:rPr>
        <w:t xml:space="preserve">Source code: </w:t>
      </w:r>
    </w:p>
    <w:p w14:paraId="6AFD70EA" w14:textId="77777777" w:rsidR="00922288" w:rsidRPr="00922288" w:rsidRDefault="00922288">
      <w:pPr>
        <w:spacing w:before="0" w:after="0" w:line="240" w:lineRule="auto"/>
        <w:rPr>
          <w:b/>
          <w:bCs/>
          <w:u w:val="single"/>
        </w:rPr>
      </w:pPr>
    </w:p>
    <w:p w14:paraId="0118E0F9" w14:textId="66CA1D87" w:rsidR="00BD38E5" w:rsidRDefault="003523D9" w:rsidP="00732334">
      <w:pPr>
        <w:spacing w:before="0" w:after="0" w:line="240" w:lineRule="auto"/>
        <w:jc w:val="center"/>
        <w:rPr>
          <w:b/>
          <w:bCs/>
        </w:rPr>
      </w:pPr>
      <w:r w:rsidRPr="003523D9">
        <w:rPr>
          <w:b/>
          <w:bCs/>
          <w:noProof/>
        </w:rPr>
        <w:drawing>
          <wp:inline distT="0" distB="0" distL="0" distR="0" wp14:anchorId="72DBA932" wp14:editId="6FF6C53E">
            <wp:extent cx="5334744" cy="6420746"/>
            <wp:effectExtent l="0" t="0" r="0" b="0"/>
            <wp:docPr id="39659011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9011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4832" w14:textId="77777777" w:rsidR="003523D9" w:rsidRDefault="003523D9">
      <w:pPr>
        <w:spacing w:before="0"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52629DD" w14:textId="0A79AC20" w:rsidR="00143F16" w:rsidRPr="00922288" w:rsidRDefault="00922288" w:rsidP="00F20238">
      <w:pPr>
        <w:rPr>
          <w:b/>
          <w:bCs/>
          <w:u w:val="single"/>
        </w:rPr>
      </w:pPr>
      <w:r w:rsidRPr="00922288">
        <w:rPr>
          <w:b/>
          <w:bCs/>
          <w:u w:val="single"/>
        </w:rPr>
        <w:t xml:space="preserve">* </w:t>
      </w:r>
      <w:proofErr w:type="spellStart"/>
      <w:r w:rsidR="00BD38E5" w:rsidRPr="00922288">
        <w:rPr>
          <w:b/>
          <w:bCs/>
          <w:u w:val="single"/>
        </w:rPr>
        <w:t>Kết</w:t>
      </w:r>
      <w:proofErr w:type="spellEnd"/>
      <w:r w:rsidR="00BD38E5" w:rsidRPr="00922288">
        <w:rPr>
          <w:b/>
          <w:bCs/>
          <w:u w:val="single"/>
        </w:rPr>
        <w:t xml:space="preserve"> </w:t>
      </w:r>
      <w:proofErr w:type="spellStart"/>
      <w:r w:rsidR="00BD38E5" w:rsidRPr="00922288">
        <w:rPr>
          <w:b/>
          <w:bCs/>
          <w:u w:val="single"/>
        </w:rPr>
        <w:t>quả</w:t>
      </w:r>
      <w:proofErr w:type="spellEnd"/>
      <w:r w:rsidR="00143F16" w:rsidRPr="00922288">
        <w:rPr>
          <w:b/>
          <w:bCs/>
          <w:u w:val="single"/>
        </w:rPr>
        <w:t>:</w:t>
      </w:r>
    </w:p>
    <w:p w14:paraId="43F5D87B" w14:textId="77777777" w:rsidR="003523D9" w:rsidRDefault="00673311" w:rsidP="00F20238">
      <w:pPr>
        <w:rPr>
          <w:b/>
          <w:bCs/>
        </w:rPr>
      </w:pPr>
      <w:r w:rsidRPr="00673311">
        <w:rPr>
          <w:b/>
          <w:bCs/>
          <w:noProof/>
        </w:rPr>
        <w:drawing>
          <wp:inline distT="0" distB="0" distL="0" distR="0" wp14:anchorId="4EA649D9" wp14:editId="64AA38F6">
            <wp:extent cx="5943600" cy="3612515"/>
            <wp:effectExtent l="0" t="0" r="0" b="6985"/>
            <wp:docPr id="1087520916" name="Hình ảnh 1" descr="Ảnh có chứa ảnh chụp màn hình, văn bả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0916" name="Hình ảnh 1" descr="Ảnh có chứa ảnh chụp màn hình, văn bản, Phần mềm đa phương tiện, phần mềm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14E4" w14:textId="267B5391" w:rsidR="00F433B2" w:rsidRPr="00143F16" w:rsidRDefault="00922288" w:rsidP="008F0FA9">
      <w:pPr>
        <w:spacing w:before="0" w:after="0" w:line="240" w:lineRule="auto"/>
        <w:rPr>
          <w:b/>
          <w:bCs/>
        </w:rPr>
      </w:pPr>
      <w:r w:rsidRPr="00922288">
        <w:rPr>
          <w:b/>
          <w:bCs/>
          <w:u w:val="single"/>
        </w:rPr>
        <w:t xml:space="preserve">* </w:t>
      </w:r>
      <w:proofErr w:type="spellStart"/>
      <w:r w:rsidR="003523D9" w:rsidRPr="00922288">
        <w:rPr>
          <w:b/>
          <w:bCs/>
          <w:u w:val="single"/>
        </w:rPr>
        <w:t>Nhận</w:t>
      </w:r>
      <w:proofErr w:type="spellEnd"/>
      <w:r w:rsidR="003523D9" w:rsidRPr="00922288">
        <w:rPr>
          <w:b/>
          <w:bCs/>
          <w:u w:val="single"/>
        </w:rPr>
        <w:t xml:space="preserve"> </w:t>
      </w:r>
      <w:proofErr w:type="spellStart"/>
      <w:r w:rsidR="003523D9" w:rsidRPr="00922288">
        <w:rPr>
          <w:b/>
          <w:bCs/>
          <w:u w:val="single"/>
        </w:rPr>
        <w:t>xét</w:t>
      </w:r>
      <w:proofErr w:type="spellEnd"/>
      <w:r w:rsidR="003523D9" w:rsidRPr="00922288">
        <w:rPr>
          <w:b/>
          <w:bCs/>
          <w:u w:val="single"/>
        </w:rPr>
        <w:t>:</w:t>
      </w:r>
      <w:r w:rsidR="003523D9">
        <w:rPr>
          <w:b/>
          <w:bCs/>
        </w:rPr>
        <w:t xml:space="preserve"> </w:t>
      </w:r>
      <w:r w:rsidR="003523D9" w:rsidRPr="003523D9">
        <w:t>Sau</w:t>
      </w:r>
      <w:r w:rsidR="003523D9">
        <w:rPr>
          <w:b/>
          <w:bCs/>
        </w:rPr>
        <w:t xml:space="preserve"> </w:t>
      </w:r>
      <w:proofErr w:type="spellStart"/>
      <w:r w:rsidR="003523D9" w:rsidRPr="00721777">
        <w:t>khi</w:t>
      </w:r>
      <w:proofErr w:type="spellEnd"/>
      <w:r w:rsidR="003523D9" w:rsidRPr="00721777">
        <w:t xml:space="preserve"> </w:t>
      </w:r>
      <w:proofErr w:type="spellStart"/>
      <w:r w:rsidR="003523D9" w:rsidRPr="00721777">
        <w:t>được</w:t>
      </w:r>
      <w:proofErr w:type="spellEnd"/>
      <w:r w:rsidR="003523D9" w:rsidRPr="00721777">
        <w:t xml:space="preserve"> </w:t>
      </w:r>
      <w:proofErr w:type="spellStart"/>
      <w:r w:rsidR="00382E79" w:rsidRPr="00721777">
        <w:t>đồng</w:t>
      </w:r>
      <w:proofErr w:type="spellEnd"/>
      <w:r w:rsidR="00382E79" w:rsidRPr="00721777">
        <w:t xml:space="preserve"> </w:t>
      </w:r>
      <w:proofErr w:type="spellStart"/>
      <w:r w:rsidR="00382E79" w:rsidRPr="00721777">
        <w:t>bộ</w:t>
      </w:r>
      <w:proofErr w:type="spellEnd"/>
      <w:r w:rsidR="00382E79" w:rsidRPr="00721777">
        <w:t xml:space="preserve"> </w:t>
      </w:r>
      <w:proofErr w:type="spellStart"/>
      <w:r w:rsidR="00382E79" w:rsidRPr="00721777">
        <w:t>với</w:t>
      </w:r>
      <w:proofErr w:type="spellEnd"/>
      <w:r w:rsidR="00382E79" w:rsidRPr="00721777">
        <w:t xml:space="preserve"> mutex </w:t>
      </w:r>
      <w:proofErr w:type="spellStart"/>
      <w:r w:rsidR="00382E79" w:rsidRPr="00721777">
        <w:t>thì</w:t>
      </w:r>
      <w:proofErr w:type="spellEnd"/>
      <w:r w:rsidR="00382E79" w:rsidRPr="00721777">
        <w:t xml:space="preserve"> ta </w:t>
      </w:r>
      <w:proofErr w:type="spellStart"/>
      <w:r w:rsidR="00382E79" w:rsidRPr="00721777">
        <w:t>đã</w:t>
      </w:r>
      <w:proofErr w:type="spellEnd"/>
      <w:r w:rsidR="00382E79" w:rsidRPr="00721777">
        <w:t xml:space="preserve"> </w:t>
      </w:r>
      <w:proofErr w:type="spellStart"/>
      <w:r w:rsidR="00382E79" w:rsidRPr="00721777">
        <w:t>sửa</w:t>
      </w:r>
      <w:proofErr w:type="spellEnd"/>
      <w:r w:rsidR="00382E79" w:rsidRPr="00721777">
        <w:t xml:space="preserve"> </w:t>
      </w:r>
      <w:proofErr w:type="spellStart"/>
      <w:r w:rsidR="00382E79" w:rsidRPr="00721777">
        <w:t>được</w:t>
      </w:r>
      <w:proofErr w:type="spellEnd"/>
      <w:r w:rsidR="00382E79" w:rsidRPr="00721777">
        <w:t xml:space="preserve"> </w:t>
      </w:r>
      <w:proofErr w:type="spellStart"/>
      <w:r w:rsidR="00382E79" w:rsidRPr="00721777">
        <w:t>lỗi</w:t>
      </w:r>
      <w:proofErr w:type="spellEnd"/>
      <w:r w:rsidR="00382E79" w:rsidRPr="00721777">
        <w:t xml:space="preserve"> </w:t>
      </w:r>
      <w:proofErr w:type="spellStart"/>
      <w:r w:rsidR="00382E79" w:rsidRPr="00721777">
        <w:t>trong</w:t>
      </w:r>
      <w:proofErr w:type="spellEnd"/>
      <w:r w:rsidR="00382E79" w:rsidRPr="00721777">
        <w:t xml:space="preserve"> </w:t>
      </w:r>
      <w:proofErr w:type="spellStart"/>
      <w:r w:rsidR="00382E79" w:rsidRPr="00721777">
        <w:t>bài</w:t>
      </w:r>
      <w:proofErr w:type="spellEnd"/>
      <w:r w:rsidR="00382E79" w:rsidRPr="00721777">
        <w:t xml:space="preserve"> 3, </w:t>
      </w:r>
      <w:r w:rsidR="008F0FA9" w:rsidRPr="00721777">
        <w:t xml:space="preserve">2 </w:t>
      </w:r>
      <w:proofErr w:type="spellStart"/>
      <w:r w:rsidR="008F0FA9" w:rsidRPr="00721777">
        <w:t>tiến</w:t>
      </w:r>
      <w:proofErr w:type="spellEnd"/>
      <w:r w:rsidR="008F0FA9" w:rsidRPr="00721777">
        <w:t xml:space="preserve"> </w:t>
      </w:r>
      <w:proofErr w:type="spellStart"/>
      <w:r w:rsidR="008F0FA9" w:rsidRPr="00721777">
        <w:t>trình</w:t>
      </w:r>
      <w:proofErr w:type="spellEnd"/>
      <w:r w:rsidR="008F0FA9" w:rsidRPr="00721777">
        <w:t xml:space="preserve"> </w:t>
      </w:r>
      <w:proofErr w:type="spellStart"/>
      <w:r w:rsidR="008F0FA9" w:rsidRPr="00721777">
        <w:t>đã</w:t>
      </w:r>
      <w:proofErr w:type="spellEnd"/>
      <w:r w:rsidR="008F0FA9" w:rsidRPr="00721777">
        <w:t xml:space="preserve"> </w:t>
      </w:r>
      <w:proofErr w:type="spellStart"/>
      <w:r w:rsidR="008F0FA9" w:rsidRPr="00721777">
        <w:t>được</w:t>
      </w:r>
      <w:proofErr w:type="spellEnd"/>
      <w:r w:rsidR="008F0FA9" w:rsidRPr="00721777">
        <w:t xml:space="preserve"> </w:t>
      </w:r>
      <w:proofErr w:type="spellStart"/>
      <w:r w:rsidR="008F0FA9" w:rsidRPr="00721777">
        <w:t>báo</w:t>
      </w:r>
      <w:proofErr w:type="spellEnd"/>
      <w:r w:rsidR="008F0FA9" w:rsidRPr="00721777">
        <w:t xml:space="preserve"> </w:t>
      </w:r>
      <w:proofErr w:type="spellStart"/>
      <w:r w:rsidR="008F0FA9" w:rsidRPr="00721777">
        <w:t>rằng</w:t>
      </w:r>
      <w:proofErr w:type="spellEnd"/>
      <w:r w:rsidR="008F0FA9" w:rsidRPr="00721777">
        <w:t xml:space="preserve"> </w:t>
      </w:r>
      <w:proofErr w:type="spellStart"/>
      <w:r w:rsidR="008F0FA9" w:rsidRPr="00721777">
        <w:t>biến</w:t>
      </w:r>
      <w:proofErr w:type="spellEnd"/>
      <w:r w:rsidR="008F0FA9" w:rsidRPr="00721777">
        <w:t xml:space="preserve"> x </w:t>
      </w:r>
      <w:proofErr w:type="spellStart"/>
      <w:r w:rsidR="008F0FA9" w:rsidRPr="00721777">
        <w:t>cục</w:t>
      </w:r>
      <w:proofErr w:type="spellEnd"/>
      <w:r w:rsidR="008F0FA9" w:rsidRPr="00721777">
        <w:t xml:space="preserve"> </w:t>
      </w:r>
      <w:proofErr w:type="spellStart"/>
      <w:r w:rsidR="008F0FA9" w:rsidRPr="00721777">
        <w:t>bộ</w:t>
      </w:r>
      <w:proofErr w:type="spellEnd"/>
      <w:r w:rsidR="008F0FA9" w:rsidRPr="00721777">
        <w:t xml:space="preserve"> </w:t>
      </w:r>
      <w:proofErr w:type="spellStart"/>
      <w:r w:rsidR="008F0FA9" w:rsidRPr="00721777">
        <w:t>được</w:t>
      </w:r>
      <w:proofErr w:type="spellEnd"/>
      <w:r w:rsidR="008F0FA9" w:rsidRPr="00721777">
        <w:t xml:space="preserve"> </w:t>
      </w:r>
      <w:proofErr w:type="spellStart"/>
      <w:r w:rsidR="008F0FA9" w:rsidRPr="00721777">
        <w:t>sử</w:t>
      </w:r>
      <w:proofErr w:type="spellEnd"/>
      <w:r w:rsidR="008F0FA9" w:rsidRPr="00721777">
        <w:t xml:space="preserve"> </w:t>
      </w:r>
      <w:proofErr w:type="spellStart"/>
      <w:r w:rsidR="008F0FA9" w:rsidRPr="00721777">
        <w:t>dụng</w:t>
      </w:r>
      <w:proofErr w:type="spellEnd"/>
      <w:r w:rsidR="008F0FA9" w:rsidRPr="00721777">
        <w:t xml:space="preserve"> </w:t>
      </w:r>
      <w:proofErr w:type="spellStart"/>
      <w:r w:rsidR="008F0FA9" w:rsidRPr="00721777">
        <w:t>chung</w:t>
      </w:r>
      <w:proofErr w:type="spellEnd"/>
      <w:r w:rsidR="008F0FA9">
        <w:rPr>
          <w:b/>
          <w:bCs/>
        </w:rPr>
        <w:t xml:space="preserve"> </w:t>
      </w:r>
      <w:proofErr w:type="spellStart"/>
      <w:r w:rsidR="003E6F70" w:rsidRPr="004E70E1">
        <w:t>nên</w:t>
      </w:r>
      <w:proofErr w:type="spellEnd"/>
      <w:r w:rsidR="003E6F70" w:rsidRPr="004E70E1">
        <w:t xml:space="preserve"> </w:t>
      </w:r>
      <w:proofErr w:type="spellStart"/>
      <w:r w:rsidR="003E6F70" w:rsidRPr="004E70E1">
        <w:t>chương</w:t>
      </w:r>
      <w:proofErr w:type="spellEnd"/>
      <w:r w:rsidR="003E6F70" w:rsidRPr="004E70E1">
        <w:t xml:space="preserve"> </w:t>
      </w:r>
      <w:proofErr w:type="spellStart"/>
      <w:r w:rsidR="003E6F70" w:rsidRPr="004E70E1">
        <w:t>trình</w:t>
      </w:r>
      <w:proofErr w:type="spellEnd"/>
      <w:r w:rsidR="003E6F70" w:rsidRPr="004E70E1">
        <w:t xml:space="preserve"> </w:t>
      </w:r>
      <w:proofErr w:type="spellStart"/>
      <w:r w:rsidR="003E6F70" w:rsidRPr="004E70E1">
        <w:t>đã</w:t>
      </w:r>
      <w:proofErr w:type="spellEnd"/>
      <w:r w:rsidR="003E6F70" w:rsidRPr="004E70E1">
        <w:t xml:space="preserve"> </w:t>
      </w:r>
      <w:proofErr w:type="spellStart"/>
      <w:r w:rsidR="003E6F70" w:rsidRPr="004E70E1">
        <w:t>chạy</w:t>
      </w:r>
      <w:proofErr w:type="spellEnd"/>
      <w:r w:rsidR="003E6F70" w:rsidRPr="004E70E1">
        <w:t xml:space="preserve"> </w:t>
      </w:r>
      <w:proofErr w:type="spellStart"/>
      <w:r w:rsidR="003E6F70" w:rsidRPr="004E70E1">
        <w:t>đúng</w:t>
      </w:r>
      <w:proofErr w:type="spellEnd"/>
      <w:r w:rsidR="003E6F70" w:rsidRPr="004E70E1">
        <w:t xml:space="preserve"> </w:t>
      </w:r>
      <w:proofErr w:type="spellStart"/>
      <w:r w:rsidR="004E70E1" w:rsidRPr="004E70E1">
        <w:t>như</w:t>
      </w:r>
      <w:proofErr w:type="spellEnd"/>
      <w:r w:rsidR="004E70E1" w:rsidRPr="004E70E1">
        <w:t xml:space="preserve"> </w:t>
      </w:r>
      <w:proofErr w:type="spellStart"/>
      <w:r w:rsidR="004E70E1" w:rsidRPr="004E70E1">
        <w:t>yêu</w:t>
      </w:r>
      <w:proofErr w:type="spellEnd"/>
      <w:r w:rsidR="004E70E1" w:rsidRPr="004E70E1">
        <w:t xml:space="preserve"> </w:t>
      </w:r>
      <w:proofErr w:type="spellStart"/>
      <w:r w:rsidR="004E70E1" w:rsidRPr="004E70E1">
        <w:t>cầu</w:t>
      </w:r>
      <w:proofErr w:type="spellEnd"/>
      <w:r w:rsidR="004E70E1" w:rsidRPr="004E70E1">
        <w:t xml:space="preserve"> </w:t>
      </w:r>
      <w:r w:rsidR="00F433B2" w:rsidRPr="004E70E1">
        <w:br w:type="page"/>
      </w:r>
    </w:p>
    <w:p w14:paraId="1921FF63" w14:textId="59CF3F3E" w:rsidR="00C07F57" w:rsidRPr="00C80DE9" w:rsidRDefault="00DC602B" w:rsidP="00F433B2">
      <w:pPr>
        <w:rPr>
          <w:b/>
          <w:bCs/>
          <w:lang w:val="en-AU"/>
        </w:rPr>
      </w:pPr>
      <w:r>
        <w:rPr>
          <w:b/>
          <w:bCs/>
          <w:lang w:val="en-AU"/>
        </w:rPr>
        <w:t>5</w:t>
      </w:r>
      <w:r w:rsidR="00C80DE9">
        <w:rPr>
          <w:b/>
          <w:bCs/>
          <w:lang w:val="en-AU"/>
        </w:rPr>
        <w:t xml:space="preserve">.6. </w:t>
      </w:r>
      <w:r w:rsidR="00F433B2" w:rsidRPr="00C80DE9">
        <w:rPr>
          <w:b/>
          <w:bCs/>
          <w:lang w:val="en-AU"/>
        </w:rPr>
        <w:t>BÀI TẬP ÔN TẬP</w:t>
      </w:r>
    </w:p>
    <w:p w14:paraId="54566A67" w14:textId="77777777" w:rsidR="00F20238" w:rsidRPr="00F20238" w:rsidRDefault="00F20238" w:rsidP="00F20238">
      <w:pPr>
        <w:pStyle w:val="Heading1"/>
        <w:numPr>
          <w:ilvl w:val="0"/>
          <w:numId w:val="30"/>
        </w:numPr>
      </w:pPr>
      <w:proofErr w:type="spellStart"/>
      <w:r w:rsidRPr="00F20238">
        <w:t>Biến</w:t>
      </w:r>
      <w:proofErr w:type="spellEnd"/>
      <w:r w:rsidRPr="00F20238">
        <w:t xml:space="preserve"> </w:t>
      </w:r>
      <w:proofErr w:type="spellStart"/>
      <w:r w:rsidRPr="00F20238">
        <w:t>ans</w:t>
      </w:r>
      <w:proofErr w:type="spellEnd"/>
      <w:r w:rsidRPr="00F20238">
        <w:t xml:space="preserve"> </w:t>
      </w:r>
      <w:proofErr w:type="spellStart"/>
      <w:r w:rsidRPr="00F20238">
        <w:t>được</w:t>
      </w:r>
      <w:proofErr w:type="spellEnd"/>
      <w:r w:rsidRPr="00F20238">
        <w:t xml:space="preserve"> </w:t>
      </w:r>
      <w:proofErr w:type="spellStart"/>
      <w:r w:rsidRPr="00F20238">
        <w:t>tính</w:t>
      </w:r>
      <w:proofErr w:type="spellEnd"/>
      <w:r w:rsidRPr="00F20238">
        <w:t xml:space="preserve"> </w:t>
      </w:r>
      <w:proofErr w:type="spellStart"/>
      <w:r w:rsidRPr="00F20238">
        <w:t>từ</w:t>
      </w:r>
      <w:proofErr w:type="spellEnd"/>
      <w:r w:rsidRPr="00F20238">
        <w:t xml:space="preserve"> </w:t>
      </w:r>
      <w:proofErr w:type="spellStart"/>
      <w:r w:rsidRPr="00F20238">
        <w:t>các</w:t>
      </w:r>
      <w:proofErr w:type="spellEnd"/>
      <w:r w:rsidRPr="00F20238">
        <w:t xml:space="preserve"> </w:t>
      </w:r>
      <w:proofErr w:type="spellStart"/>
      <w:r w:rsidRPr="00F20238">
        <w:t>biến</w:t>
      </w:r>
      <w:proofErr w:type="spellEnd"/>
      <w:r w:rsidRPr="00F20238">
        <w:t xml:space="preserve"> x1, x2, x3, x4, x5, x6 </w:t>
      </w:r>
      <w:proofErr w:type="spellStart"/>
      <w:r w:rsidRPr="00F20238">
        <w:t>như</w:t>
      </w:r>
      <w:proofErr w:type="spellEnd"/>
      <w:r w:rsidRPr="00F20238">
        <w:t xml:space="preserve"> </w:t>
      </w:r>
      <w:proofErr w:type="spellStart"/>
      <w:r w:rsidRPr="00F20238">
        <w:t>sau</w:t>
      </w:r>
      <w:proofErr w:type="spellEnd"/>
      <w:r w:rsidRPr="00F20238">
        <w:t>:</w:t>
      </w:r>
    </w:p>
    <w:p w14:paraId="123CE316" w14:textId="77777777" w:rsidR="00F20238" w:rsidRPr="00A83F33" w:rsidRDefault="00F20238" w:rsidP="00E82F7D">
      <w:pPr>
        <w:pStyle w:val="BodyText"/>
        <w:pPrChange w:id="140" w:author="Đặng Đức Tài" w:date="2024-05-10T14:42:00Z" w16du:dateUtc="2024-05-10T07:42:00Z">
          <w:pPr>
            <w:pStyle w:val="BodyText"/>
            <w:ind w:left="1440"/>
          </w:pPr>
        </w:pPrChange>
      </w:pPr>
      <w:r>
        <w:t>w</w:t>
      </w:r>
      <w:r w:rsidRPr="00A83F33">
        <w:t xml:space="preserve"> = x1 * x2; (a)</w:t>
      </w:r>
    </w:p>
    <w:p w14:paraId="44E08B86" w14:textId="77777777" w:rsidR="00F20238" w:rsidRPr="00A83F33" w:rsidRDefault="00F20238" w:rsidP="00E82F7D">
      <w:pPr>
        <w:pStyle w:val="BodyText"/>
        <w:pPrChange w:id="141" w:author="Đặng Đức Tài" w:date="2024-05-10T14:42:00Z" w16du:dateUtc="2024-05-10T07:42:00Z">
          <w:pPr>
            <w:pStyle w:val="BodyText"/>
            <w:ind w:left="1440"/>
          </w:pPr>
        </w:pPrChange>
      </w:pPr>
      <w:r>
        <w:t>v</w:t>
      </w:r>
      <w:r w:rsidRPr="00A83F33">
        <w:t xml:space="preserve"> = x3 * x4; (b)</w:t>
      </w:r>
    </w:p>
    <w:p w14:paraId="755566EC" w14:textId="77777777" w:rsidR="00F20238" w:rsidRPr="00A83F33" w:rsidRDefault="00F20238" w:rsidP="00E82F7D">
      <w:pPr>
        <w:pStyle w:val="BodyText"/>
        <w:pPrChange w:id="142" w:author="Đặng Đức Tài" w:date="2024-05-10T14:42:00Z" w16du:dateUtc="2024-05-10T07:42:00Z">
          <w:pPr>
            <w:pStyle w:val="BodyText"/>
            <w:ind w:left="1440"/>
          </w:pPr>
        </w:pPrChange>
      </w:pPr>
      <w:r>
        <w:t>y</w:t>
      </w:r>
      <w:r w:rsidRPr="00A83F33">
        <w:t xml:space="preserve"> = v * x5; (</w:t>
      </w:r>
      <w:r>
        <w:t>c</w:t>
      </w:r>
      <w:r w:rsidRPr="00A83F33">
        <w:t>)</w:t>
      </w:r>
    </w:p>
    <w:p w14:paraId="685A645E" w14:textId="77777777" w:rsidR="00F20238" w:rsidRPr="0005425F" w:rsidRDefault="00F20238" w:rsidP="00E82F7D">
      <w:pPr>
        <w:pStyle w:val="BodyText"/>
        <w:rPr>
          <w:lang w:val="pt-BR"/>
        </w:rPr>
        <w:pPrChange w:id="143" w:author="Đặng Đức Tài" w:date="2024-05-10T14:42:00Z" w16du:dateUtc="2024-05-10T07:42:00Z">
          <w:pPr>
            <w:pStyle w:val="BodyText"/>
            <w:ind w:left="1440"/>
          </w:pPr>
        </w:pPrChange>
      </w:pPr>
      <w:r w:rsidRPr="0005425F">
        <w:rPr>
          <w:lang w:val="pt-BR"/>
        </w:rPr>
        <w:t>z = v * x6; (d)</w:t>
      </w:r>
    </w:p>
    <w:p w14:paraId="6EC95512" w14:textId="77777777" w:rsidR="00F20238" w:rsidRPr="0005425F" w:rsidRDefault="00F20238" w:rsidP="00E82F7D">
      <w:pPr>
        <w:pStyle w:val="BodyText"/>
        <w:rPr>
          <w:lang w:val="pt-BR"/>
        </w:rPr>
        <w:pPrChange w:id="144" w:author="Đặng Đức Tài" w:date="2024-05-10T14:42:00Z" w16du:dateUtc="2024-05-10T07:42:00Z">
          <w:pPr>
            <w:pStyle w:val="BodyText"/>
            <w:ind w:left="1440"/>
          </w:pPr>
        </w:pPrChange>
      </w:pPr>
      <w:r w:rsidRPr="0005425F">
        <w:rPr>
          <w:lang w:val="pt-BR"/>
        </w:rPr>
        <w:t>y = w * y; (e)</w:t>
      </w:r>
    </w:p>
    <w:p w14:paraId="3CD17519" w14:textId="77777777" w:rsidR="00F20238" w:rsidRPr="0005425F" w:rsidRDefault="00F20238" w:rsidP="00E82F7D">
      <w:pPr>
        <w:pStyle w:val="BodyText"/>
        <w:rPr>
          <w:lang w:val="pt-BR"/>
        </w:rPr>
        <w:pPrChange w:id="145" w:author="Đặng Đức Tài" w:date="2024-05-10T14:42:00Z" w16du:dateUtc="2024-05-10T07:42:00Z">
          <w:pPr>
            <w:pStyle w:val="BodyText"/>
            <w:ind w:left="1440"/>
          </w:pPr>
        </w:pPrChange>
      </w:pPr>
      <w:r w:rsidRPr="0005425F">
        <w:rPr>
          <w:lang w:val="pt-BR"/>
        </w:rPr>
        <w:t>z = w * z; (f)</w:t>
      </w:r>
    </w:p>
    <w:p w14:paraId="4A8606BD" w14:textId="77777777" w:rsidR="00F20238" w:rsidRPr="0005425F" w:rsidRDefault="00F20238" w:rsidP="00E82F7D">
      <w:pPr>
        <w:pStyle w:val="BodyText"/>
        <w:rPr>
          <w:lang w:val="pt-BR"/>
        </w:rPr>
        <w:pPrChange w:id="146" w:author="Đặng Đức Tài" w:date="2024-05-10T14:42:00Z" w16du:dateUtc="2024-05-10T07:42:00Z">
          <w:pPr>
            <w:pStyle w:val="BodyText"/>
            <w:ind w:left="1440"/>
          </w:pPr>
        </w:pPrChange>
      </w:pPr>
      <w:r w:rsidRPr="0005425F">
        <w:rPr>
          <w:lang w:val="pt-BR"/>
        </w:rPr>
        <w:t>ans = y + z; (g)</w:t>
      </w:r>
    </w:p>
    <w:p w14:paraId="12BD6584" w14:textId="77777777" w:rsidR="00F20238" w:rsidRPr="0005425F" w:rsidRDefault="00F20238" w:rsidP="00E82F7D">
      <w:pPr>
        <w:pStyle w:val="BodyText"/>
        <w:rPr>
          <w:lang w:val="pt-BR"/>
        </w:rPr>
      </w:pPr>
      <w:r w:rsidRPr="0005425F">
        <w:rPr>
          <w:lang w:val="pt-BR"/>
        </w:rPr>
        <w:t xml:space="preserve">Giả sử các lệnh từ (a) </w:t>
      </w:r>
      <w:r w:rsidRPr="00A83F33">
        <w:rPr>
          <w:rFonts w:ascii="Wingdings" w:eastAsia="Wingdings" w:hAnsi="Wingdings" w:cs="Wingdings"/>
        </w:rPr>
        <w:t>à</w:t>
      </w:r>
      <w:r w:rsidRPr="0005425F">
        <w:rPr>
          <w:lang w:val="pt-BR"/>
        </w:rPr>
        <w:t xml:space="preserve"> (g) nằm trên các thread chạy song song với nhau. Hãy lập trình mô phỏng và đồng bộ trên C trong hệ điều hành Linux theo thứ tự sau:</w:t>
      </w:r>
    </w:p>
    <w:p w14:paraId="06EC3F2A" w14:textId="77777777" w:rsidR="00F20238" w:rsidRPr="0005425F" w:rsidRDefault="00F20238" w:rsidP="0061347B">
      <w:pPr>
        <w:pStyle w:val="Bullet1"/>
        <w:numPr>
          <w:ilvl w:val="0"/>
          <w:numId w:val="0"/>
        </w:numPr>
        <w:ind w:left="576"/>
        <w:rPr>
          <w:lang w:val="pt-BR"/>
        </w:rPr>
      </w:pPr>
      <w:r w:rsidRPr="0005425F">
        <w:rPr>
          <w:lang w:val="pt-BR"/>
        </w:rPr>
        <w:t>(c), (d) chỉ được thực hiện sau khi v được tính</w:t>
      </w:r>
    </w:p>
    <w:p w14:paraId="303FE94D" w14:textId="77777777" w:rsidR="00F20238" w:rsidRPr="0005425F" w:rsidRDefault="00F20238" w:rsidP="0061347B">
      <w:pPr>
        <w:pStyle w:val="Bullet1"/>
        <w:numPr>
          <w:ilvl w:val="0"/>
          <w:numId w:val="0"/>
        </w:numPr>
        <w:ind w:left="576"/>
        <w:rPr>
          <w:lang w:val="pt-BR"/>
        </w:rPr>
      </w:pPr>
      <w:r w:rsidRPr="0005425F">
        <w:rPr>
          <w:lang w:val="pt-BR"/>
        </w:rPr>
        <w:t>(e) chỉ được thực hiện sau khi w và y được tính</w:t>
      </w:r>
    </w:p>
    <w:p w14:paraId="50F91494" w14:textId="1A5D4B4B" w:rsidR="00B10B7C" w:rsidRPr="0005425F" w:rsidRDefault="00F20238" w:rsidP="0061347B">
      <w:pPr>
        <w:pStyle w:val="Bullet1"/>
        <w:numPr>
          <w:ilvl w:val="0"/>
          <w:numId w:val="0"/>
        </w:numPr>
        <w:ind w:left="576"/>
        <w:rPr>
          <w:lang w:val="pt-BR"/>
        </w:rPr>
      </w:pPr>
      <w:r w:rsidRPr="0005425F">
        <w:rPr>
          <w:lang w:val="pt-BR"/>
        </w:rPr>
        <w:t>(g) chỉ được thực hiện sau khi y và z được tính</w:t>
      </w:r>
    </w:p>
    <w:p w14:paraId="0AD8C5BF" w14:textId="766EFC7D" w:rsidR="00A964D2" w:rsidRDefault="00380774" w:rsidP="00E82F7D">
      <w:pPr>
        <w:pStyle w:val="BodyText"/>
      </w:pPr>
      <w:r w:rsidRPr="00380774">
        <w:t xml:space="preserve">* </w:t>
      </w:r>
      <w:r w:rsidRPr="0061347B">
        <w:rPr>
          <w:u w:val="single"/>
        </w:rPr>
        <w:t>Code</w:t>
      </w:r>
      <w:r w:rsidRPr="00380774">
        <w:t>:</w:t>
      </w:r>
    </w:p>
    <w:p w14:paraId="1B7A2E59" w14:textId="31036E34" w:rsidR="0061347B" w:rsidRDefault="0061347B" w:rsidP="00E82F7D">
      <w:pPr>
        <w:pStyle w:val="BodyText"/>
      </w:pPr>
    </w:p>
    <w:p w14:paraId="577954F6" w14:textId="1C730231" w:rsidR="0061347B" w:rsidRDefault="0061347B" w:rsidP="00E82F7D">
      <w:pPr>
        <w:pStyle w:val="BodyText"/>
      </w:pPr>
      <w:r>
        <w:rPr>
          <w:noProof/>
        </w:rPr>
        <w:drawing>
          <wp:inline distT="0" distB="0" distL="0" distR="0" wp14:anchorId="4CABD9DF" wp14:editId="118436F8">
            <wp:extent cx="5499436" cy="7167563"/>
            <wp:effectExtent l="0" t="0" r="6350" b="0"/>
            <wp:docPr id="269323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436" cy="71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4CDE" w14:textId="14CB87FA" w:rsidR="00F42C95" w:rsidRDefault="00F42C95" w:rsidP="00E82F7D">
      <w:pPr>
        <w:pStyle w:val="BodyText"/>
      </w:pPr>
      <w:r>
        <w:rPr>
          <w:noProof/>
        </w:rPr>
        <w:drawing>
          <wp:inline distT="0" distB="0" distL="0" distR="0" wp14:anchorId="5F2C4DA5" wp14:editId="0AA84143">
            <wp:extent cx="5943600" cy="4922520"/>
            <wp:effectExtent l="0" t="0" r="0" b="0"/>
            <wp:docPr id="190711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90"/>
                    <a:stretch/>
                  </pic:blipFill>
                  <pic:spPr bwMode="auto"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E7AE" w14:textId="1F5BCE8A" w:rsidR="00A964D2" w:rsidRPr="00380774" w:rsidRDefault="0061347B" w:rsidP="00D92AD4">
      <w:pPr>
        <w:pStyle w:val="BodyText"/>
        <w:jc w:val="center"/>
      </w:pPr>
      <w:r w:rsidRPr="00380774">
        <w:rPr>
          <w:noProof/>
        </w:rPr>
        <w:drawing>
          <wp:inline distT="0" distB="0" distL="0" distR="0" wp14:anchorId="200F54E8" wp14:editId="07391AC8">
            <wp:extent cx="5095875" cy="5653706"/>
            <wp:effectExtent l="0" t="0" r="0" b="4445"/>
            <wp:docPr id="1613234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405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021" cy="56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00B5" w14:textId="44E81D34" w:rsidR="00FB118A" w:rsidRPr="00FB118A" w:rsidRDefault="00FB118A" w:rsidP="00FB118A">
      <w:pPr>
        <w:rPr>
          <w:b/>
          <w:bCs/>
        </w:rPr>
      </w:pPr>
      <w:r w:rsidRPr="00FB118A">
        <w:rPr>
          <w:b/>
          <w:bCs/>
        </w:rPr>
        <w:t xml:space="preserve">* </w:t>
      </w:r>
      <w:proofErr w:type="spellStart"/>
      <w:r w:rsidRPr="00FB118A">
        <w:rPr>
          <w:b/>
          <w:bCs/>
        </w:rPr>
        <w:t>Giải</w:t>
      </w:r>
      <w:proofErr w:type="spellEnd"/>
      <w:r w:rsidRPr="00FB118A">
        <w:rPr>
          <w:b/>
          <w:bCs/>
        </w:rPr>
        <w:t xml:space="preserve"> </w:t>
      </w:r>
      <w:proofErr w:type="spellStart"/>
      <w:r w:rsidRPr="00FB118A">
        <w:rPr>
          <w:b/>
          <w:bCs/>
        </w:rPr>
        <w:t>thích</w:t>
      </w:r>
      <w:proofErr w:type="spellEnd"/>
      <w:r w:rsidRPr="00FB118A">
        <w:rPr>
          <w:b/>
          <w:bCs/>
        </w:rPr>
        <w:t>:</w:t>
      </w:r>
    </w:p>
    <w:p w14:paraId="4C6D5BA8" w14:textId="7EC8DBDD" w:rsidR="00FB118A" w:rsidRPr="00FB118A" w:rsidRDefault="00FB118A" w:rsidP="00FB118A">
      <w:r>
        <w:t xml:space="preserve">- </w:t>
      </w:r>
      <w:proofErr w:type="spellStart"/>
      <w:r w:rsidRPr="00FD1D5F">
        <w:rPr>
          <w:b/>
          <w:bCs/>
        </w:rPr>
        <w:t>Khởi</w:t>
      </w:r>
      <w:proofErr w:type="spellEnd"/>
      <w:r w:rsidRPr="00FD1D5F">
        <w:rPr>
          <w:b/>
          <w:bCs/>
        </w:rPr>
        <w:t xml:space="preserve"> </w:t>
      </w:r>
      <w:proofErr w:type="spellStart"/>
      <w:r w:rsidRPr="00FD1D5F">
        <w:rPr>
          <w:b/>
          <w:bCs/>
        </w:rPr>
        <w:t>tạo</w:t>
      </w:r>
      <w:proofErr w:type="spellEnd"/>
      <w:r w:rsidRPr="00FD1D5F">
        <w:rPr>
          <w:b/>
          <w:bCs/>
        </w:rPr>
        <w:t xml:space="preserve"> Semaphore:</w:t>
      </w:r>
      <w:r w:rsidRPr="00FB118A">
        <w:t xml:space="preserve"> Trong </w:t>
      </w:r>
      <w:proofErr w:type="spellStart"/>
      <w:r w:rsidRPr="00FB118A">
        <w:t>hàm</w:t>
      </w:r>
      <w:proofErr w:type="spellEnd"/>
      <w:r w:rsidRPr="00FB118A">
        <w:t xml:space="preserve"> </w:t>
      </w:r>
      <w:proofErr w:type="gramStart"/>
      <w:r w:rsidRPr="00FB118A">
        <w:t>main(</w:t>
      </w:r>
      <w:proofErr w:type="gramEnd"/>
      <w:r w:rsidRPr="00FB118A">
        <w:t xml:space="preserve">), </w:t>
      </w:r>
      <w:proofErr w:type="spellStart"/>
      <w:r w:rsidRPr="00FB118A">
        <w:t>các</w:t>
      </w:r>
      <w:proofErr w:type="spellEnd"/>
      <w:r w:rsidRPr="00FB118A">
        <w:t xml:space="preserve"> semaphore </w:t>
      </w:r>
      <w:proofErr w:type="spellStart"/>
      <w:r w:rsidRPr="00FB118A">
        <w:t>được</w:t>
      </w:r>
      <w:proofErr w:type="spellEnd"/>
      <w:r w:rsidRPr="00FB118A">
        <w:t xml:space="preserve"> </w:t>
      </w:r>
      <w:proofErr w:type="spellStart"/>
      <w:r w:rsidRPr="00FB118A">
        <w:t>khởi</w:t>
      </w:r>
      <w:proofErr w:type="spellEnd"/>
      <w:r w:rsidRPr="00FB118A">
        <w:t xml:space="preserve"> </w:t>
      </w:r>
      <w:proofErr w:type="spellStart"/>
      <w:r w:rsidRPr="00FB118A">
        <w:t>tạo</w:t>
      </w:r>
      <w:proofErr w:type="spellEnd"/>
      <w:r w:rsidRPr="00FB118A">
        <w:t xml:space="preserve"> </w:t>
      </w:r>
      <w:proofErr w:type="spellStart"/>
      <w:r w:rsidRPr="00FB118A">
        <w:t>với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ban </w:t>
      </w:r>
      <w:proofErr w:type="spellStart"/>
      <w:r w:rsidRPr="00FB118A">
        <w:t>đầu</w:t>
      </w:r>
      <w:proofErr w:type="spellEnd"/>
      <w:r w:rsidRPr="00FB118A">
        <w:t xml:space="preserve"> </w:t>
      </w:r>
      <w:proofErr w:type="spellStart"/>
      <w:r w:rsidRPr="00FB118A">
        <w:t>là</w:t>
      </w:r>
      <w:proofErr w:type="spellEnd"/>
      <w:r w:rsidRPr="00FB118A">
        <w:t xml:space="preserve"> 0. </w:t>
      </w:r>
      <w:r>
        <w:t xml:space="preserve"> </w:t>
      </w:r>
      <w:r w:rsidRPr="00FB118A">
        <w:t xml:space="preserve">Semaphore </w:t>
      </w:r>
      <w:proofErr w:type="spellStart"/>
      <w:r w:rsidRPr="00FB118A">
        <w:t>được</w:t>
      </w:r>
      <w:proofErr w:type="spellEnd"/>
      <w:r w:rsidRPr="00FB118A">
        <w:t xml:space="preserve"> </w:t>
      </w:r>
      <w:proofErr w:type="spellStart"/>
      <w:r w:rsidRPr="00FB118A">
        <w:t>sử</w:t>
      </w:r>
      <w:proofErr w:type="spellEnd"/>
      <w:r w:rsidRPr="00FB118A">
        <w:t xml:space="preserve"> </w:t>
      </w:r>
      <w:proofErr w:type="spellStart"/>
      <w:r w:rsidRPr="00FB118A">
        <w:t>dụng</w:t>
      </w:r>
      <w:proofErr w:type="spellEnd"/>
      <w:r w:rsidRPr="00FB118A">
        <w:t xml:space="preserve"> </w:t>
      </w:r>
      <w:proofErr w:type="spellStart"/>
      <w:r w:rsidRPr="00FB118A">
        <w:t>để</w:t>
      </w:r>
      <w:proofErr w:type="spellEnd"/>
      <w:r w:rsidRPr="00FB118A">
        <w:t xml:space="preserve"> </w:t>
      </w:r>
      <w:proofErr w:type="spellStart"/>
      <w:r w:rsidRPr="00FB118A">
        <w:t>đồng</w:t>
      </w:r>
      <w:proofErr w:type="spellEnd"/>
      <w:r w:rsidRPr="00FB118A">
        <w:t xml:space="preserve"> </w:t>
      </w:r>
      <w:proofErr w:type="spellStart"/>
      <w:r w:rsidRPr="00FB118A">
        <w:t>bộ</w:t>
      </w:r>
      <w:proofErr w:type="spellEnd"/>
      <w:r w:rsidRPr="00FB118A">
        <w:t xml:space="preserve"> </w:t>
      </w:r>
      <w:proofErr w:type="spellStart"/>
      <w:r w:rsidRPr="00FB118A">
        <w:t>hóa</w:t>
      </w:r>
      <w:proofErr w:type="spellEnd"/>
      <w:r w:rsidRPr="00FB118A">
        <w:t xml:space="preserve"> </w:t>
      </w:r>
      <w:proofErr w:type="spellStart"/>
      <w:r w:rsidRPr="00FB118A">
        <w:t>các</w:t>
      </w:r>
      <w:proofErr w:type="spellEnd"/>
      <w:r w:rsidRPr="00FB118A">
        <w:t xml:space="preserve"> </w:t>
      </w:r>
      <w:proofErr w:type="spellStart"/>
      <w:r w:rsidRPr="00FB118A">
        <w:t>phép</w:t>
      </w:r>
      <w:proofErr w:type="spellEnd"/>
      <w:r w:rsidRPr="00FB118A">
        <w:t xml:space="preserve">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và</w:t>
      </w:r>
      <w:proofErr w:type="spellEnd"/>
      <w:r w:rsidRPr="00FB118A">
        <w:t xml:space="preserve"> </w:t>
      </w:r>
      <w:proofErr w:type="spellStart"/>
      <w:r w:rsidRPr="00FB118A">
        <w:t>đảm</w:t>
      </w:r>
      <w:proofErr w:type="spellEnd"/>
      <w:r w:rsidRPr="00FB118A">
        <w:t xml:space="preserve"> </w:t>
      </w:r>
      <w:proofErr w:type="spellStart"/>
      <w:r w:rsidRPr="00FB118A">
        <w:t>bảo</w:t>
      </w:r>
      <w:proofErr w:type="spellEnd"/>
      <w:r w:rsidRPr="00FB118A">
        <w:t xml:space="preserve"> </w:t>
      </w:r>
      <w:proofErr w:type="spellStart"/>
      <w:r w:rsidRPr="00FB118A">
        <w:t>rằng</w:t>
      </w:r>
      <w:proofErr w:type="spellEnd"/>
      <w:r w:rsidRPr="00FB118A">
        <w:t xml:space="preserve"> </w:t>
      </w:r>
      <w:proofErr w:type="spellStart"/>
      <w:r w:rsidRPr="00FB118A">
        <w:t>chúng</w:t>
      </w:r>
      <w:proofErr w:type="spellEnd"/>
      <w:r w:rsidRPr="00FB118A">
        <w:t xml:space="preserve"> </w:t>
      </w:r>
      <w:proofErr w:type="spellStart"/>
      <w:r w:rsidRPr="00FB118A">
        <w:t>được</w:t>
      </w:r>
      <w:proofErr w:type="spellEnd"/>
      <w:r w:rsidRPr="00FB118A">
        <w:t xml:space="preserve"> </w:t>
      </w:r>
      <w:proofErr w:type="spellStart"/>
      <w:r w:rsidRPr="00FB118A">
        <w:t>thực</w:t>
      </w:r>
      <w:proofErr w:type="spellEnd"/>
      <w:r w:rsidRPr="00FB118A">
        <w:t xml:space="preserve"> </w:t>
      </w:r>
      <w:proofErr w:type="spellStart"/>
      <w:r w:rsidRPr="00FB118A">
        <w:t>hiện</w:t>
      </w:r>
      <w:proofErr w:type="spellEnd"/>
      <w:r w:rsidRPr="00FB118A">
        <w:t xml:space="preserve"> </w:t>
      </w:r>
      <w:proofErr w:type="spellStart"/>
      <w:r w:rsidRPr="00FB118A">
        <w:t>theo</w:t>
      </w:r>
      <w:proofErr w:type="spellEnd"/>
      <w:r w:rsidRPr="00FB118A">
        <w:t xml:space="preserve"> </w:t>
      </w:r>
      <w:proofErr w:type="spellStart"/>
      <w:r w:rsidRPr="00FB118A">
        <w:t>đúng</w:t>
      </w:r>
      <w:proofErr w:type="spellEnd"/>
      <w:r w:rsidRPr="00FB118A">
        <w:t xml:space="preserve"> </w:t>
      </w:r>
      <w:proofErr w:type="spellStart"/>
      <w:r w:rsidRPr="00FB118A">
        <w:t>thứ</w:t>
      </w:r>
      <w:proofErr w:type="spellEnd"/>
      <w:r w:rsidRPr="00FB118A">
        <w:t xml:space="preserve"> </w:t>
      </w:r>
      <w:proofErr w:type="spellStart"/>
      <w:r w:rsidRPr="00FB118A">
        <w:t>tự</w:t>
      </w:r>
      <w:proofErr w:type="spellEnd"/>
      <w:r w:rsidRPr="00FB118A">
        <w:t>.</w:t>
      </w:r>
    </w:p>
    <w:p w14:paraId="3F050829" w14:textId="0E1EC389" w:rsidR="00FB118A" w:rsidRPr="00FB118A" w:rsidRDefault="00FD1D5F" w:rsidP="00FB118A">
      <w:r>
        <w:t xml:space="preserve">- </w:t>
      </w:r>
      <w:proofErr w:type="spellStart"/>
      <w:r w:rsidR="00FB118A" w:rsidRPr="00FD1D5F">
        <w:rPr>
          <w:b/>
          <w:bCs/>
        </w:rPr>
        <w:t>Tạo</w:t>
      </w:r>
      <w:proofErr w:type="spellEnd"/>
      <w:r w:rsidR="00FB118A" w:rsidRPr="00FD1D5F">
        <w:rPr>
          <w:b/>
          <w:bCs/>
        </w:rPr>
        <w:t xml:space="preserve"> </w:t>
      </w:r>
      <w:proofErr w:type="spellStart"/>
      <w:r w:rsidR="00FB118A" w:rsidRPr="00FD1D5F">
        <w:rPr>
          <w:b/>
          <w:bCs/>
        </w:rPr>
        <w:t>các</w:t>
      </w:r>
      <w:proofErr w:type="spellEnd"/>
      <w:r w:rsidR="00FB118A" w:rsidRPr="00FD1D5F">
        <w:rPr>
          <w:b/>
          <w:bCs/>
        </w:rPr>
        <w:t xml:space="preserve"> </w:t>
      </w:r>
      <w:proofErr w:type="spellStart"/>
      <w:r w:rsidR="00FB118A" w:rsidRPr="00FD1D5F">
        <w:rPr>
          <w:b/>
          <w:bCs/>
        </w:rPr>
        <w:t>luồng</w:t>
      </w:r>
      <w:proofErr w:type="spellEnd"/>
      <w:r w:rsidR="00FB118A" w:rsidRPr="00FD1D5F">
        <w:rPr>
          <w:b/>
          <w:bCs/>
        </w:rPr>
        <w:t>:</w:t>
      </w:r>
      <w:r w:rsidR="00FB118A" w:rsidRPr="00FB118A">
        <w:t xml:space="preserve"> Trong </w:t>
      </w:r>
      <w:proofErr w:type="spellStart"/>
      <w:r w:rsidR="00FB118A" w:rsidRPr="00FB118A">
        <w:t>hàm</w:t>
      </w:r>
      <w:proofErr w:type="spellEnd"/>
      <w:r w:rsidR="00FB118A" w:rsidRPr="00FB118A">
        <w:t xml:space="preserve"> </w:t>
      </w:r>
      <w:proofErr w:type="gramStart"/>
      <w:r w:rsidR="00FB118A" w:rsidRPr="00FB118A">
        <w:t>main(</w:t>
      </w:r>
      <w:proofErr w:type="gramEnd"/>
      <w:r w:rsidR="00FB118A" w:rsidRPr="00FB118A">
        <w:t xml:space="preserve">), </w:t>
      </w:r>
      <w:proofErr w:type="spellStart"/>
      <w:r w:rsidR="00FB118A" w:rsidRPr="00FB118A">
        <w:t>bảy</w:t>
      </w:r>
      <w:proofErr w:type="spellEnd"/>
      <w:r w:rsidR="00FB118A" w:rsidRPr="00FB118A">
        <w:t xml:space="preserve"> </w:t>
      </w:r>
      <w:proofErr w:type="spellStart"/>
      <w:r w:rsidR="00FB118A" w:rsidRPr="00FB118A">
        <w:t>luồng</w:t>
      </w:r>
      <w:proofErr w:type="spellEnd"/>
      <w:r w:rsidR="00FB118A" w:rsidRPr="00FB118A">
        <w:t xml:space="preserve"> (thread)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tạo</w:t>
      </w:r>
      <w:proofErr w:type="spellEnd"/>
      <w:r w:rsidR="00FB118A" w:rsidRPr="00FB118A">
        <w:t xml:space="preserve"> </w:t>
      </w:r>
      <w:proofErr w:type="spellStart"/>
      <w:r w:rsidR="00FB118A" w:rsidRPr="00FB118A">
        <w:t>bằng</w:t>
      </w:r>
      <w:proofErr w:type="spellEnd"/>
      <w:r w:rsidR="00FB118A" w:rsidRPr="00FB118A">
        <w:t xml:space="preserve"> </w:t>
      </w:r>
      <w:proofErr w:type="spellStart"/>
      <w:r w:rsidR="00FB118A" w:rsidRPr="00FB118A">
        <w:t>cách</w:t>
      </w:r>
      <w:proofErr w:type="spellEnd"/>
      <w:r w:rsidR="00FB118A" w:rsidRPr="00FB118A">
        <w:t xml:space="preserve"> </w:t>
      </w:r>
      <w:proofErr w:type="spellStart"/>
      <w:r w:rsidR="00FB118A" w:rsidRPr="00FB118A">
        <w:t>gọi</w:t>
      </w:r>
      <w:proofErr w:type="spellEnd"/>
      <w:r w:rsidR="00FB118A" w:rsidRPr="00FB118A">
        <w:t xml:space="preserve"> </w:t>
      </w:r>
      <w:proofErr w:type="spellStart"/>
      <w:r w:rsidR="00FB118A" w:rsidRPr="00FB118A">
        <w:t>hàm</w:t>
      </w:r>
      <w:proofErr w:type="spellEnd"/>
    </w:p>
    <w:p w14:paraId="3F16DAD2" w14:textId="6687D734" w:rsidR="00FB118A" w:rsidRPr="00FB118A" w:rsidRDefault="00FB118A" w:rsidP="00FB118A">
      <w:r w:rsidRPr="00FB118A">
        <w:t xml:space="preserve"> </w:t>
      </w:r>
      <w:proofErr w:type="spellStart"/>
      <w:r w:rsidRPr="00FB118A">
        <w:t>pthread_create</w:t>
      </w:r>
      <w:proofErr w:type="spellEnd"/>
      <w:r w:rsidRPr="00FB118A">
        <w:t xml:space="preserve">. </w:t>
      </w:r>
      <w:proofErr w:type="spellStart"/>
      <w:r w:rsidRPr="00FB118A">
        <w:t>Mỗi</w:t>
      </w:r>
      <w:proofErr w:type="spellEnd"/>
      <w:r w:rsidRPr="00FB118A">
        <w:t xml:space="preserve"> </w:t>
      </w:r>
      <w:proofErr w:type="spellStart"/>
      <w:r w:rsidRPr="00FB118A">
        <w:t>luồng</w:t>
      </w:r>
      <w:proofErr w:type="spellEnd"/>
      <w:r w:rsidRPr="00FB118A">
        <w:t xml:space="preserve"> </w:t>
      </w:r>
      <w:proofErr w:type="spellStart"/>
      <w:r w:rsidRPr="00FB118A">
        <w:t>sẽ</w:t>
      </w:r>
      <w:proofErr w:type="spellEnd"/>
      <w:r w:rsidRPr="00FB118A">
        <w:t xml:space="preserve"> </w:t>
      </w:r>
      <w:proofErr w:type="spellStart"/>
      <w:r w:rsidRPr="00FB118A">
        <w:t>thực</w:t>
      </w:r>
      <w:proofErr w:type="spellEnd"/>
      <w:r w:rsidRPr="00FB118A">
        <w:t xml:space="preserve"> </w:t>
      </w:r>
      <w:proofErr w:type="spellStart"/>
      <w:r w:rsidRPr="00FB118A">
        <w:t>hiện</w:t>
      </w:r>
      <w:proofErr w:type="spellEnd"/>
      <w:r w:rsidRPr="00FB118A">
        <w:t xml:space="preserve"> </w:t>
      </w:r>
      <w:proofErr w:type="spellStart"/>
      <w:r w:rsidRPr="00FB118A">
        <w:t>một</w:t>
      </w:r>
      <w:proofErr w:type="spellEnd"/>
      <w:r w:rsidRPr="00FB118A">
        <w:t xml:space="preserve"> </w:t>
      </w:r>
      <w:proofErr w:type="spellStart"/>
      <w:r w:rsidRPr="00FB118A">
        <w:t>phép</w:t>
      </w:r>
      <w:proofErr w:type="spellEnd"/>
      <w:r w:rsidRPr="00FB118A">
        <w:t xml:space="preserve">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nhất</w:t>
      </w:r>
      <w:proofErr w:type="spellEnd"/>
      <w:r w:rsidRPr="00FB118A">
        <w:t xml:space="preserve"> </w:t>
      </w:r>
      <w:proofErr w:type="spellStart"/>
      <w:r w:rsidRPr="00FB118A">
        <w:t>định</w:t>
      </w:r>
      <w:proofErr w:type="spellEnd"/>
      <w:r w:rsidRPr="00FB118A">
        <w:t xml:space="preserve">. </w:t>
      </w:r>
      <w:proofErr w:type="spellStart"/>
      <w:r w:rsidRPr="00FB118A">
        <w:t>Cụ</w:t>
      </w:r>
      <w:proofErr w:type="spellEnd"/>
      <w:r w:rsidRPr="00FB118A">
        <w:t xml:space="preserve"> </w:t>
      </w:r>
      <w:proofErr w:type="spellStart"/>
      <w:r w:rsidRPr="00FB118A">
        <w:t>thể</w:t>
      </w:r>
      <w:proofErr w:type="spellEnd"/>
      <w:r w:rsidRPr="00FB118A">
        <w:t xml:space="preserve"> </w:t>
      </w:r>
      <w:proofErr w:type="spellStart"/>
      <w:r w:rsidRPr="00FB118A">
        <w:t>là</w:t>
      </w:r>
      <w:proofErr w:type="spellEnd"/>
      <w:r w:rsidRPr="00FB118A">
        <w:t>:</w:t>
      </w:r>
    </w:p>
    <w:p w14:paraId="6AD58087" w14:textId="4757211E" w:rsidR="00FB118A" w:rsidRPr="00FB118A" w:rsidRDefault="00FB118A" w:rsidP="00FB118A">
      <w:r w:rsidRPr="00FB118A">
        <w:t xml:space="preserve">   </w:t>
      </w:r>
      <w:r w:rsidR="00051FE2">
        <w:tab/>
      </w:r>
      <w:r w:rsidR="00FD1D5F">
        <w:t>+</w:t>
      </w:r>
      <w:r w:rsidRPr="00FB118A">
        <w:t xml:space="preserve"> process_1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toán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</w:t>
      </w:r>
      <w:proofErr w:type="spellStart"/>
      <w:r w:rsidRPr="00FB118A">
        <w:t>biến</w:t>
      </w:r>
      <w:proofErr w:type="spellEnd"/>
      <w:r w:rsidRPr="00FB118A">
        <w:t xml:space="preserve"> w.</w:t>
      </w:r>
    </w:p>
    <w:p w14:paraId="1BB0BDDF" w14:textId="4581761D" w:rsidR="00FB118A" w:rsidRPr="00FB118A" w:rsidRDefault="00FB118A" w:rsidP="00FB118A">
      <w:r w:rsidRPr="00FB118A">
        <w:t xml:space="preserve">   </w:t>
      </w:r>
      <w:r w:rsidR="00051FE2">
        <w:tab/>
      </w:r>
      <w:r w:rsidR="00FD1D5F">
        <w:t xml:space="preserve">+ </w:t>
      </w:r>
      <w:r w:rsidRPr="00FB118A">
        <w:t xml:space="preserve">process_2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toán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</w:t>
      </w:r>
      <w:proofErr w:type="spellStart"/>
      <w:r w:rsidRPr="00FB118A">
        <w:t>biến</w:t>
      </w:r>
      <w:proofErr w:type="spellEnd"/>
      <w:r w:rsidRPr="00FB118A">
        <w:t xml:space="preserve"> </w:t>
      </w:r>
      <w:r>
        <w:t>v</w:t>
      </w:r>
      <w:r w:rsidRPr="00FB118A">
        <w:t>.</w:t>
      </w:r>
    </w:p>
    <w:p w14:paraId="6670CD2E" w14:textId="0674E03B" w:rsidR="00FB118A" w:rsidRPr="00FB118A" w:rsidRDefault="00FB118A" w:rsidP="00FB118A">
      <w:r w:rsidRPr="00FB118A">
        <w:t xml:space="preserve">   </w:t>
      </w:r>
      <w:r w:rsidR="00051FE2">
        <w:tab/>
      </w:r>
      <w:r w:rsidR="00FD1D5F">
        <w:t>+</w:t>
      </w:r>
      <w:r w:rsidRPr="00FB118A">
        <w:t xml:space="preserve"> process_3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toán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</w:t>
      </w:r>
      <w:proofErr w:type="spellStart"/>
      <w:r w:rsidRPr="00FB118A">
        <w:t>biến</w:t>
      </w:r>
      <w:proofErr w:type="spellEnd"/>
      <w:r w:rsidRPr="00FB118A">
        <w:t xml:space="preserve"> y.</w:t>
      </w:r>
    </w:p>
    <w:p w14:paraId="107C4E42" w14:textId="0EB1ABB7" w:rsidR="00FB118A" w:rsidRPr="00FB118A" w:rsidRDefault="00FB118A" w:rsidP="00FB118A">
      <w:r w:rsidRPr="00FB118A">
        <w:t xml:space="preserve">   </w:t>
      </w:r>
      <w:r w:rsidR="00051FE2">
        <w:tab/>
      </w:r>
      <w:r w:rsidR="00FD1D5F">
        <w:t>+</w:t>
      </w:r>
      <w:r w:rsidRPr="00FB118A">
        <w:t xml:space="preserve"> process_4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toán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</w:t>
      </w:r>
      <w:proofErr w:type="spellStart"/>
      <w:r w:rsidRPr="00FB118A">
        <w:t>biến</w:t>
      </w:r>
      <w:proofErr w:type="spellEnd"/>
      <w:r w:rsidRPr="00FB118A">
        <w:t xml:space="preserve"> z.</w:t>
      </w:r>
    </w:p>
    <w:p w14:paraId="0BD2E6B6" w14:textId="13865821" w:rsidR="00FB118A" w:rsidRPr="00FB118A" w:rsidRDefault="00FB118A" w:rsidP="00FB118A">
      <w:r w:rsidRPr="00FB118A">
        <w:t xml:space="preserve">   </w:t>
      </w:r>
      <w:r w:rsidR="00051FE2">
        <w:tab/>
      </w:r>
      <w:r w:rsidR="00FD1D5F">
        <w:t>+</w:t>
      </w:r>
      <w:r w:rsidRPr="00FB118A">
        <w:t xml:space="preserve"> process_5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toán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</w:t>
      </w:r>
      <w:proofErr w:type="spellStart"/>
      <w:r w:rsidRPr="00FB118A">
        <w:t>biến</w:t>
      </w:r>
      <w:proofErr w:type="spellEnd"/>
      <w:r w:rsidRPr="00FB118A">
        <w:t xml:space="preserve"> y </w:t>
      </w:r>
      <w:proofErr w:type="spellStart"/>
      <w:r w:rsidRPr="00FB118A">
        <w:t>một</w:t>
      </w:r>
      <w:proofErr w:type="spellEnd"/>
      <w:r w:rsidRPr="00FB118A">
        <w:t xml:space="preserve"> </w:t>
      </w:r>
      <w:proofErr w:type="spellStart"/>
      <w:r w:rsidRPr="00FB118A">
        <w:t>lần</w:t>
      </w:r>
      <w:proofErr w:type="spellEnd"/>
      <w:r w:rsidRPr="00FB118A">
        <w:t xml:space="preserve"> </w:t>
      </w:r>
      <w:proofErr w:type="spellStart"/>
      <w:r w:rsidRPr="00FB118A">
        <w:t>nữa</w:t>
      </w:r>
      <w:proofErr w:type="spellEnd"/>
      <w:r w:rsidRPr="00FB118A">
        <w:t xml:space="preserve">, </w:t>
      </w:r>
      <w:proofErr w:type="spellStart"/>
      <w:r w:rsidRPr="00FB118A">
        <w:t>sau</w:t>
      </w:r>
      <w:proofErr w:type="spellEnd"/>
      <w:r w:rsidRPr="00FB118A">
        <w:t xml:space="preserve"> </w:t>
      </w:r>
      <w:proofErr w:type="spellStart"/>
      <w:r w:rsidRPr="00FB118A">
        <w:t>khi</w:t>
      </w:r>
      <w:proofErr w:type="spellEnd"/>
      <w:r w:rsidRPr="00FB118A">
        <w:t xml:space="preserve"> </w:t>
      </w:r>
      <w:proofErr w:type="spellStart"/>
      <w:r w:rsidRPr="00FB118A">
        <w:t>đã</w:t>
      </w:r>
      <w:proofErr w:type="spellEnd"/>
      <w:r w:rsidRPr="00FB118A">
        <w:t xml:space="preserve"> </w:t>
      </w:r>
      <w:proofErr w:type="spellStart"/>
      <w:r w:rsidRPr="00FB118A">
        <w:t>có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w.</w:t>
      </w:r>
    </w:p>
    <w:p w14:paraId="34E99874" w14:textId="68B5145E" w:rsidR="00FB118A" w:rsidRPr="00FB118A" w:rsidRDefault="00FB118A" w:rsidP="00FB118A">
      <w:r w:rsidRPr="00FB118A">
        <w:t xml:space="preserve">   </w:t>
      </w:r>
      <w:r w:rsidR="00051FE2">
        <w:tab/>
      </w:r>
      <w:r w:rsidR="00FD1D5F">
        <w:t>+</w:t>
      </w:r>
      <w:r w:rsidRPr="00FB118A">
        <w:t xml:space="preserve"> process_6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toán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</w:t>
      </w:r>
      <w:proofErr w:type="spellStart"/>
      <w:r w:rsidRPr="00FB118A">
        <w:t>biến</w:t>
      </w:r>
      <w:proofErr w:type="spellEnd"/>
      <w:r w:rsidRPr="00FB118A">
        <w:t xml:space="preserve"> z </w:t>
      </w:r>
      <w:proofErr w:type="spellStart"/>
      <w:r w:rsidRPr="00FB118A">
        <w:t>một</w:t>
      </w:r>
      <w:proofErr w:type="spellEnd"/>
      <w:r w:rsidRPr="00FB118A">
        <w:t xml:space="preserve"> </w:t>
      </w:r>
      <w:proofErr w:type="spellStart"/>
      <w:r w:rsidRPr="00FB118A">
        <w:t>lần</w:t>
      </w:r>
      <w:proofErr w:type="spellEnd"/>
      <w:r w:rsidRPr="00FB118A">
        <w:t xml:space="preserve"> </w:t>
      </w:r>
      <w:proofErr w:type="spellStart"/>
      <w:r w:rsidRPr="00FB118A">
        <w:t>nữa</w:t>
      </w:r>
      <w:proofErr w:type="spellEnd"/>
      <w:r w:rsidRPr="00FB118A">
        <w:t xml:space="preserve">, </w:t>
      </w:r>
      <w:proofErr w:type="spellStart"/>
      <w:r w:rsidRPr="00FB118A">
        <w:t>sau</w:t>
      </w:r>
      <w:proofErr w:type="spellEnd"/>
      <w:r w:rsidRPr="00FB118A">
        <w:t xml:space="preserve"> </w:t>
      </w:r>
      <w:proofErr w:type="spellStart"/>
      <w:r w:rsidRPr="00FB118A">
        <w:t>khi</w:t>
      </w:r>
      <w:proofErr w:type="spellEnd"/>
      <w:r w:rsidRPr="00FB118A">
        <w:t xml:space="preserve"> </w:t>
      </w:r>
      <w:proofErr w:type="spellStart"/>
      <w:r w:rsidRPr="00FB118A">
        <w:t>đã</w:t>
      </w:r>
      <w:proofErr w:type="spellEnd"/>
      <w:r w:rsidRPr="00FB118A">
        <w:t xml:space="preserve"> </w:t>
      </w:r>
      <w:proofErr w:type="spellStart"/>
      <w:r w:rsidRPr="00FB118A">
        <w:t>có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w.</w:t>
      </w:r>
    </w:p>
    <w:p w14:paraId="008A66CC" w14:textId="11722D23" w:rsidR="00FB118A" w:rsidRPr="00FB118A" w:rsidRDefault="00FB118A" w:rsidP="00FB118A">
      <w:r w:rsidRPr="00FB118A">
        <w:t xml:space="preserve">   </w:t>
      </w:r>
      <w:r w:rsidR="00051FE2">
        <w:tab/>
      </w:r>
      <w:r w:rsidR="00FD1D5F">
        <w:t xml:space="preserve">+ </w:t>
      </w:r>
      <w:r w:rsidRPr="00FB118A">
        <w:t xml:space="preserve">process_7 </w:t>
      </w:r>
      <w:proofErr w:type="spellStart"/>
      <w:r w:rsidRPr="00FB118A">
        <w:t>tính</w:t>
      </w:r>
      <w:proofErr w:type="spellEnd"/>
      <w:r w:rsidRPr="00FB118A">
        <w:t xml:space="preserve"> </w:t>
      </w:r>
      <w:proofErr w:type="spellStart"/>
      <w:r w:rsidRPr="00FB118A">
        <w:t>toán</w:t>
      </w:r>
      <w:proofErr w:type="spellEnd"/>
      <w:r w:rsidRPr="00FB118A">
        <w:t xml:space="preserve"> </w:t>
      </w:r>
      <w:proofErr w:type="spellStart"/>
      <w:r w:rsidRPr="00FB118A">
        <w:t>giá</w:t>
      </w:r>
      <w:proofErr w:type="spellEnd"/>
      <w:r w:rsidRPr="00FB118A">
        <w:t xml:space="preserve"> </w:t>
      </w:r>
      <w:proofErr w:type="spellStart"/>
      <w:r w:rsidRPr="00FB118A">
        <w:t>trị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</w:t>
      </w:r>
      <w:proofErr w:type="spellStart"/>
      <w:r w:rsidRPr="00FB118A">
        <w:t>biến</w:t>
      </w:r>
      <w:proofErr w:type="spellEnd"/>
      <w:r w:rsidRPr="00FB118A">
        <w:t xml:space="preserve"> </w:t>
      </w:r>
      <w:proofErr w:type="spellStart"/>
      <w:r w:rsidRPr="00FB118A">
        <w:t>ans</w:t>
      </w:r>
      <w:proofErr w:type="spellEnd"/>
      <w:r w:rsidRPr="00FB118A">
        <w:t xml:space="preserve">, </w:t>
      </w:r>
      <w:proofErr w:type="spellStart"/>
      <w:r w:rsidRPr="00FB118A">
        <w:t>tức</w:t>
      </w:r>
      <w:proofErr w:type="spellEnd"/>
      <w:r w:rsidRPr="00FB118A">
        <w:t xml:space="preserve"> </w:t>
      </w:r>
      <w:proofErr w:type="spellStart"/>
      <w:r w:rsidRPr="00FB118A">
        <w:t>là</w:t>
      </w:r>
      <w:proofErr w:type="spellEnd"/>
      <w:r w:rsidRPr="00FB118A">
        <w:t xml:space="preserve"> </w:t>
      </w:r>
      <w:proofErr w:type="spellStart"/>
      <w:r w:rsidRPr="00FB118A">
        <w:t>tổng</w:t>
      </w:r>
      <w:proofErr w:type="spellEnd"/>
      <w:r w:rsidRPr="00FB118A">
        <w:t xml:space="preserve"> </w:t>
      </w:r>
      <w:proofErr w:type="spellStart"/>
      <w:r w:rsidRPr="00FB118A">
        <w:t>của</w:t>
      </w:r>
      <w:proofErr w:type="spellEnd"/>
      <w:r w:rsidRPr="00FB118A">
        <w:t xml:space="preserve"> y </w:t>
      </w:r>
      <w:proofErr w:type="spellStart"/>
      <w:r w:rsidRPr="00FB118A">
        <w:t>và</w:t>
      </w:r>
      <w:proofErr w:type="spellEnd"/>
      <w:r w:rsidRPr="00FB118A">
        <w:t xml:space="preserve"> z.</w:t>
      </w:r>
    </w:p>
    <w:p w14:paraId="58964C9E" w14:textId="77777777" w:rsidR="00FB118A" w:rsidRPr="00FB118A" w:rsidRDefault="00FB118A" w:rsidP="00FB118A"/>
    <w:p w14:paraId="1AE77F48" w14:textId="3638A095" w:rsidR="00051FE2" w:rsidRDefault="00393C28" w:rsidP="00FB118A">
      <w:r>
        <w:t xml:space="preserve">- </w:t>
      </w:r>
      <w:proofErr w:type="spellStart"/>
      <w:r w:rsidR="00FB118A" w:rsidRPr="00393C28">
        <w:rPr>
          <w:b/>
          <w:bCs/>
        </w:rPr>
        <w:t>Đồng</w:t>
      </w:r>
      <w:proofErr w:type="spellEnd"/>
      <w:r w:rsidR="00FB118A" w:rsidRPr="00393C28">
        <w:rPr>
          <w:b/>
          <w:bCs/>
        </w:rPr>
        <w:t xml:space="preserve"> </w:t>
      </w:r>
      <w:proofErr w:type="spellStart"/>
      <w:r w:rsidR="00FB118A" w:rsidRPr="00393C28">
        <w:rPr>
          <w:b/>
          <w:bCs/>
        </w:rPr>
        <w:t>bộ</w:t>
      </w:r>
      <w:proofErr w:type="spellEnd"/>
      <w:r w:rsidR="00FB118A" w:rsidRPr="00393C28">
        <w:rPr>
          <w:b/>
          <w:bCs/>
        </w:rPr>
        <w:t xml:space="preserve"> </w:t>
      </w:r>
      <w:proofErr w:type="spellStart"/>
      <w:r w:rsidR="00FB118A" w:rsidRPr="00393C28">
        <w:rPr>
          <w:b/>
          <w:bCs/>
        </w:rPr>
        <w:t>hóa</w:t>
      </w:r>
      <w:proofErr w:type="spellEnd"/>
      <w:r w:rsidR="00FB118A" w:rsidRPr="00393C28">
        <w:rPr>
          <w:b/>
          <w:bCs/>
        </w:rPr>
        <w:t xml:space="preserve"> </w:t>
      </w:r>
      <w:proofErr w:type="spellStart"/>
      <w:r w:rsidR="00FB118A" w:rsidRPr="00393C28">
        <w:rPr>
          <w:b/>
          <w:bCs/>
        </w:rPr>
        <w:t>các</w:t>
      </w:r>
      <w:proofErr w:type="spellEnd"/>
      <w:r w:rsidR="00FB118A" w:rsidRPr="00393C28">
        <w:rPr>
          <w:b/>
          <w:bCs/>
        </w:rPr>
        <w:t xml:space="preserve"> </w:t>
      </w:r>
      <w:proofErr w:type="spellStart"/>
      <w:r w:rsidR="00FB118A" w:rsidRPr="00393C28">
        <w:rPr>
          <w:b/>
          <w:bCs/>
        </w:rPr>
        <w:t>phép</w:t>
      </w:r>
      <w:proofErr w:type="spellEnd"/>
      <w:r w:rsidR="00FB118A" w:rsidRPr="00393C28">
        <w:rPr>
          <w:b/>
          <w:bCs/>
        </w:rPr>
        <w:t xml:space="preserve"> </w:t>
      </w:r>
      <w:proofErr w:type="spellStart"/>
      <w:r w:rsidR="00FB118A" w:rsidRPr="00393C28">
        <w:rPr>
          <w:b/>
          <w:bCs/>
        </w:rPr>
        <w:t>tính</w:t>
      </w:r>
      <w:proofErr w:type="spellEnd"/>
      <w:r w:rsidR="00FB118A" w:rsidRPr="00393C28">
        <w:rPr>
          <w:b/>
          <w:bCs/>
        </w:rPr>
        <w:t>:</w:t>
      </w:r>
      <w:r w:rsidR="00FB118A" w:rsidRPr="00FB118A">
        <w:t xml:space="preserve"> Các semaphore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sử</w:t>
      </w:r>
      <w:proofErr w:type="spellEnd"/>
      <w:r w:rsidR="00FB118A" w:rsidRPr="00FB118A">
        <w:t xml:space="preserve"> </w:t>
      </w:r>
      <w:proofErr w:type="spellStart"/>
      <w:r w:rsidR="00FB118A" w:rsidRPr="00FB118A">
        <w:t>dụng</w:t>
      </w:r>
      <w:proofErr w:type="spellEnd"/>
      <w:r w:rsidR="00FB118A" w:rsidRPr="00FB118A">
        <w:t xml:space="preserve"> </w:t>
      </w:r>
      <w:proofErr w:type="spellStart"/>
      <w:r w:rsidR="00FB118A" w:rsidRPr="00FB118A">
        <w:t>để</w:t>
      </w:r>
      <w:proofErr w:type="spellEnd"/>
      <w:r w:rsidR="00FB118A" w:rsidRPr="00FB118A">
        <w:t xml:space="preserve"> </w:t>
      </w:r>
      <w:proofErr w:type="spellStart"/>
      <w:r w:rsidR="00FB118A" w:rsidRPr="00FB118A">
        <w:t>đảm</w:t>
      </w:r>
      <w:proofErr w:type="spellEnd"/>
      <w:r w:rsidR="00FB118A" w:rsidRPr="00FB118A">
        <w:t xml:space="preserve"> </w:t>
      </w:r>
      <w:proofErr w:type="spellStart"/>
      <w:r w:rsidR="00FB118A" w:rsidRPr="00FB118A">
        <w:t>bảo</w:t>
      </w:r>
      <w:proofErr w:type="spellEnd"/>
      <w:r w:rsidR="00FB118A" w:rsidRPr="00FB118A">
        <w:t xml:space="preserve"> </w:t>
      </w:r>
      <w:proofErr w:type="spellStart"/>
      <w:r w:rsidR="00FB118A" w:rsidRPr="00FB118A">
        <w:t>rằng</w:t>
      </w:r>
      <w:proofErr w:type="spellEnd"/>
      <w:r w:rsidR="00FB118A" w:rsidRPr="00FB118A">
        <w:t xml:space="preserve"> </w:t>
      </w:r>
      <w:proofErr w:type="spellStart"/>
      <w:r w:rsidR="00FB118A" w:rsidRPr="00FB118A">
        <w:t>các</w:t>
      </w:r>
      <w:proofErr w:type="spellEnd"/>
      <w:r w:rsidR="00FB118A" w:rsidRPr="00FB118A">
        <w:t xml:space="preserve"> </w:t>
      </w:r>
      <w:proofErr w:type="spellStart"/>
      <w:r w:rsidR="00FB118A" w:rsidRPr="00FB118A">
        <w:t>phép</w:t>
      </w:r>
      <w:proofErr w:type="spellEnd"/>
      <w:r w:rsidR="00FB118A" w:rsidRPr="00FB118A">
        <w:t xml:space="preserve"> </w:t>
      </w:r>
      <w:proofErr w:type="spellStart"/>
      <w:r w:rsidR="00FB118A" w:rsidRPr="00FB118A">
        <w:t>tính</w:t>
      </w:r>
      <w:proofErr w:type="spellEnd"/>
      <w:r w:rsidR="00FB118A" w:rsidRPr="00FB118A">
        <w:t xml:space="preserve">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thực</w:t>
      </w:r>
      <w:proofErr w:type="spellEnd"/>
      <w:r w:rsidR="00FB118A" w:rsidRPr="00FB118A">
        <w:t xml:space="preserve"> </w:t>
      </w:r>
      <w:proofErr w:type="spellStart"/>
      <w:r w:rsidR="00FB118A" w:rsidRPr="00FB118A">
        <w:t>hiện</w:t>
      </w:r>
      <w:proofErr w:type="spellEnd"/>
      <w:r w:rsidR="00FB118A" w:rsidRPr="00FB118A">
        <w:t xml:space="preserve"> </w:t>
      </w:r>
      <w:proofErr w:type="spellStart"/>
      <w:r w:rsidR="00FB118A" w:rsidRPr="00FB118A">
        <w:t>theo</w:t>
      </w:r>
      <w:proofErr w:type="spellEnd"/>
      <w:r w:rsidR="00FB118A" w:rsidRPr="00FB118A">
        <w:t xml:space="preserve"> </w:t>
      </w:r>
      <w:proofErr w:type="spellStart"/>
      <w:r w:rsidR="00FB118A" w:rsidRPr="00FB118A">
        <w:t>đúng</w:t>
      </w:r>
      <w:proofErr w:type="spellEnd"/>
      <w:r w:rsidR="00FB118A" w:rsidRPr="00FB118A">
        <w:t xml:space="preserve"> </w:t>
      </w:r>
      <w:proofErr w:type="spellStart"/>
      <w:r w:rsidR="00FB118A" w:rsidRPr="00FB118A">
        <w:t>thứ</w:t>
      </w:r>
      <w:proofErr w:type="spellEnd"/>
      <w:r w:rsidR="00FB118A" w:rsidRPr="00FB118A">
        <w:t xml:space="preserve"> </w:t>
      </w:r>
      <w:proofErr w:type="spellStart"/>
      <w:r w:rsidR="00FB118A" w:rsidRPr="00FB118A">
        <w:t>tự</w:t>
      </w:r>
      <w:proofErr w:type="spellEnd"/>
      <w:r w:rsidR="00FB118A" w:rsidRPr="00FB118A">
        <w:t>:</w:t>
      </w:r>
    </w:p>
    <w:p w14:paraId="3E0AB6E3" w14:textId="3A596E2A" w:rsidR="00FB118A" w:rsidRPr="00FB118A" w:rsidRDefault="00051FE2" w:rsidP="00051FE2">
      <w:pPr>
        <w:ind w:firstLine="720"/>
      </w:pPr>
      <w:r>
        <w:t>+</w:t>
      </w:r>
      <w:r w:rsidR="00FB118A" w:rsidRPr="00FB118A">
        <w:t xml:space="preserve"> sem_1 </w:t>
      </w:r>
      <w:proofErr w:type="spellStart"/>
      <w:r w:rsidR="00FB118A" w:rsidRPr="00FB118A">
        <w:t>và</w:t>
      </w:r>
      <w:proofErr w:type="spellEnd"/>
      <w:r w:rsidR="00FB118A" w:rsidRPr="00FB118A">
        <w:t xml:space="preserve"> sem_</w:t>
      </w:r>
      <w:r w:rsidR="009C62E3">
        <w:t xml:space="preserve">2 </w:t>
      </w:r>
      <w:proofErr w:type="spellStart"/>
      <w:r w:rsidR="009C62E3">
        <w:t>cho</w:t>
      </w:r>
      <w:proofErr w:type="spellEnd"/>
      <w:r w:rsidR="009C62E3">
        <w:t xml:space="preserve"> </w:t>
      </w:r>
      <w:proofErr w:type="spellStart"/>
      <w:r w:rsidR="009C62E3">
        <w:t>biết</w:t>
      </w:r>
      <w:proofErr w:type="spellEnd"/>
      <w:r w:rsidR="009C62E3">
        <w:t xml:space="preserve"> </w:t>
      </w:r>
      <w:proofErr w:type="spellStart"/>
      <w:r w:rsidR="009C62E3">
        <w:t>rằng</w:t>
      </w:r>
      <w:proofErr w:type="spellEnd"/>
      <w:r w:rsidR="009C62E3">
        <w:t xml:space="preserve"> x1</w:t>
      </w:r>
      <w:r w:rsidR="00FB118A" w:rsidRPr="00FB118A">
        <w:t xml:space="preserve"> * x2 </w:t>
      </w:r>
      <w:proofErr w:type="spellStart"/>
      <w:r w:rsidR="00FB118A" w:rsidRPr="00FB118A">
        <w:t>đã</w:t>
      </w:r>
      <w:proofErr w:type="spellEnd"/>
      <w:r w:rsidR="00FB118A" w:rsidRPr="00FB118A">
        <w:t xml:space="preserve">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tính</w:t>
      </w:r>
      <w:proofErr w:type="spellEnd"/>
      <w:r w:rsidR="00FB118A" w:rsidRPr="00FB118A">
        <w:t xml:space="preserve"> </w:t>
      </w:r>
      <w:proofErr w:type="spellStart"/>
      <w:r w:rsidR="00FB118A" w:rsidRPr="00FB118A">
        <w:t>toán</w:t>
      </w:r>
      <w:proofErr w:type="spellEnd"/>
      <w:r w:rsidR="00FB118A" w:rsidRPr="00FB118A">
        <w:t xml:space="preserve"> </w:t>
      </w:r>
      <w:proofErr w:type="spellStart"/>
      <w:r w:rsidR="00FB118A" w:rsidRPr="00FB118A">
        <w:t>và</w:t>
      </w:r>
      <w:proofErr w:type="spellEnd"/>
      <w:r w:rsidR="00FB118A" w:rsidRPr="00FB118A">
        <w:t xml:space="preserve"> </w:t>
      </w:r>
      <w:proofErr w:type="spellStart"/>
      <w:r w:rsidR="00FB118A" w:rsidRPr="00FB118A">
        <w:t>ghi</w:t>
      </w:r>
      <w:proofErr w:type="spellEnd"/>
      <w:r w:rsidR="00FB118A" w:rsidRPr="00FB118A">
        <w:t xml:space="preserve"> </w:t>
      </w:r>
      <w:proofErr w:type="spellStart"/>
      <w:r w:rsidR="00FB118A" w:rsidRPr="00FB118A">
        <w:t>vào</w:t>
      </w:r>
      <w:proofErr w:type="spellEnd"/>
      <w:r w:rsidR="00FB118A" w:rsidRPr="00FB118A">
        <w:t xml:space="preserve"> w</w:t>
      </w:r>
      <w:r w:rsidR="009C62E3">
        <w:t xml:space="preserve">, </w:t>
      </w:r>
      <w:proofErr w:type="spellStart"/>
      <w:r w:rsidR="00E07DC3">
        <w:t>gửi</w:t>
      </w:r>
      <w:proofErr w:type="spellEnd"/>
      <w:r w:rsidR="00E07DC3">
        <w:t xml:space="preserve"> </w:t>
      </w:r>
      <w:proofErr w:type="spellStart"/>
      <w:r w:rsidR="00E07DC3">
        <w:t>tính</w:t>
      </w:r>
      <w:proofErr w:type="spellEnd"/>
      <w:r w:rsidR="00E07DC3">
        <w:t xml:space="preserve"> </w:t>
      </w:r>
      <w:proofErr w:type="spellStart"/>
      <w:r w:rsidR="00E07DC3">
        <w:t>hiệu</w:t>
      </w:r>
      <w:proofErr w:type="spellEnd"/>
      <w:r w:rsidR="00E07DC3">
        <w:t xml:space="preserve"> </w:t>
      </w:r>
      <w:proofErr w:type="spellStart"/>
      <w:r w:rsidR="00E07DC3">
        <w:t>cho</w:t>
      </w:r>
      <w:proofErr w:type="spellEnd"/>
      <w:r w:rsidR="00E07DC3">
        <w:t xml:space="preserve"> </w:t>
      </w:r>
      <w:r w:rsidR="00632ACF">
        <w:t xml:space="preserve">process_5 </w:t>
      </w:r>
      <w:proofErr w:type="spellStart"/>
      <w:r w:rsidR="00632ACF">
        <w:t>và</w:t>
      </w:r>
      <w:proofErr w:type="spellEnd"/>
      <w:r w:rsidR="00632ACF">
        <w:t xml:space="preserve"> process_6</w:t>
      </w:r>
      <w:r w:rsidR="00FB118A" w:rsidRPr="00FB118A">
        <w:t>.</w:t>
      </w:r>
    </w:p>
    <w:p w14:paraId="3C16F21D" w14:textId="06B3DFCD" w:rsidR="00FB118A" w:rsidRPr="00FB118A" w:rsidRDefault="00393C28" w:rsidP="00051FE2">
      <w:pPr>
        <w:ind w:firstLine="720"/>
      </w:pPr>
      <w:r>
        <w:t>+</w:t>
      </w:r>
      <w:r w:rsidR="00FB118A" w:rsidRPr="00FB118A">
        <w:t xml:space="preserve"> sem_3 </w:t>
      </w:r>
      <w:proofErr w:type="spellStart"/>
      <w:r w:rsidR="00FB118A" w:rsidRPr="00FB118A">
        <w:t>và</w:t>
      </w:r>
      <w:proofErr w:type="spellEnd"/>
      <w:r w:rsidR="00FB118A" w:rsidRPr="00FB118A">
        <w:t xml:space="preserve"> sem_</w:t>
      </w:r>
      <w:r w:rsidR="009C7950">
        <w:t xml:space="preserve">4 </w:t>
      </w:r>
      <w:proofErr w:type="spellStart"/>
      <w:r w:rsidR="009C7950">
        <w:t>cho</w:t>
      </w:r>
      <w:proofErr w:type="spellEnd"/>
      <w:r w:rsidR="009C7950">
        <w:t xml:space="preserve"> </w:t>
      </w:r>
      <w:proofErr w:type="spellStart"/>
      <w:r w:rsidR="009C7950">
        <w:t>biết</w:t>
      </w:r>
      <w:proofErr w:type="spellEnd"/>
      <w:r w:rsidR="009C7950">
        <w:t xml:space="preserve"> </w:t>
      </w:r>
      <w:proofErr w:type="spellStart"/>
      <w:r w:rsidR="009C7950">
        <w:t>rằng</w:t>
      </w:r>
      <w:proofErr w:type="spellEnd"/>
      <w:r w:rsidR="00FB118A" w:rsidRPr="00FB118A">
        <w:t xml:space="preserve"> x3 * x4 </w:t>
      </w:r>
      <w:proofErr w:type="spellStart"/>
      <w:r w:rsidR="00FB118A" w:rsidRPr="00FB118A">
        <w:t>đã</w:t>
      </w:r>
      <w:proofErr w:type="spellEnd"/>
      <w:r w:rsidR="00FB118A" w:rsidRPr="00FB118A">
        <w:t xml:space="preserve">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tính</w:t>
      </w:r>
      <w:proofErr w:type="spellEnd"/>
      <w:r w:rsidR="00FB118A" w:rsidRPr="00FB118A">
        <w:t xml:space="preserve"> </w:t>
      </w:r>
      <w:proofErr w:type="spellStart"/>
      <w:r w:rsidR="00FB118A" w:rsidRPr="00FB118A">
        <w:t>toán</w:t>
      </w:r>
      <w:proofErr w:type="spellEnd"/>
      <w:r w:rsidR="00FB118A" w:rsidRPr="00FB118A">
        <w:t xml:space="preserve"> </w:t>
      </w:r>
      <w:proofErr w:type="spellStart"/>
      <w:r w:rsidR="00FB118A" w:rsidRPr="00FB118A">
        <w:t>và</w:t>
      </w:r>
      <w:proofErr w:type="spellEnd"/>
      <w:r w:rsidR="00FB118A" w:rsidRPr="00FB118A">
        <w:t xml:space="preserve"> </w:t>
      </w:r>
      <w:proofErr w:type="spellStart"/>
      <w:r w:rsidR="00FB118A" w:rsidRPr="00FB118A">
        <w:t>ghi</w:t>
      </w:r>
      <w:proofErr w:type="spellEnd"/>
      <w:r w:rsidR="00FB118A" w:rsidRPr="00FB118A">
        <w:t xml:space="preserve"> </w:t>
      </w:r>
      <w:proofErr w:type="spellStart"/>
      <w:r w:rsidR="00FB118A" w:rsidRPr="00FB118A">
        <w:t>vào</w:t>
      </w:r>
      <w:proofErr w:type="spellEnd"/>
      <w:r w:rsidR="00FB118A" w:rsidRPr="00FB118A">
        <w:t xml:space="preserve"> v</w:t>
      </w:r>
      <w:r w:rsidR="009C7950">
        <w:t xml:space="preserve">, </w:t>
      </w:r>
      <w:proofErr w:type="spellStart"/>
      <w:r w:rsidR="009C7950">
        <w:t>gửi</w:t>
      </w:r>
      <w:proofErr w:type="spellEnd"/>
      <w:r w:rsidR="009C7950">
        <w:t xml:space="preserve"> </w:t>
      </w:r>
      <w:proofErr w:type="spellStart"/>
      <w:r w:rsidR="009C7950">
        <w:t>tính</w:t>
      </w:r>
      <w:proofErr w:type="spellEnd"/>
      <w:r w:rsidR="009C7950">
        <w:t xml:space="preserve"> </w:t>
      </w:r>
      <w:proofErr w:type="spellStart"/>
      <w:r w:rsidR="009C7950">
        <w:t>hiệu</w:t>
      </w:r>
      <w:proofErr w:type="spellEnd"/>
      <w:r w:rsidR="009C7950">
        <w:t xml:space="preserve"> </w:t>
      </w:r>
      <w:proofErr w:type="spellStart"/>
      <w:r w:rsidR="009C7950">
        <w:t>cho</w:t>
      </w:r>
      <w:proofErr w:type="spellEnd"/>
      <w:r w:rsidR="009C7950">
        <w:t xml:space="preserve"> process_</w:t>
      </w:r>
      <w:r w:rsidR="005B3643">
        <w:t>3</w:t>
      </w:r>
      <w:r w:rsidR="009C7950">
        <w:t xml:space="preserve"> </w:t>
      </w:r>
      <w:proofErr w:type="spellStart"/>
      <w:r w:rsidR="009C7950">
        <w:t>và</w:t>
      </w:r>
      <w:proofErr w:type="spellEnd"/>
      <w:r w:rsidR="009C7950">
        <w:t xml:space="preserve"> process_</w:t>
      </w:r>
      <w:r w:rsidR="005B3643">
        <w:t>4</w:t>
      </w:r>
    </w:p>
    <w:p w14:paraId="57531F98" w14:textId="570656AC" w:rsidR="00FB118A" w:rsidRPr="00FB118A" w:rsidRDefault="00393C28" w:rsidP="00051FE2">
      <w:pPr>
        <w:ind w:firstLine="720"/>
      </w:pPr>
      <w:r>
        <w:t>+</w:t>
      </w:r>
      <w:r w:rsidR="00FB118A" w:rsidRPr="00FB118A">
        <w:t xml:space="preserve"> sem_5 </w:t>
      </w:r>
      <w:proofErr w:type="spellStart"/>
      <w:r w:rsidR="005B3643">
        <w:t>cho</w:t>
      </w:r>
      <w:proofErr w:type="spellEnd"/>
      <w:r w:rsidR="005B3643">
        <w:t xml:space="preserve"> </w:t>
      </w:r>
      <w:proofErr w:type="spellStart"/>
      <w:r w:rsidR="005B3643">
        <w:t>biết</w:t>
      </w:r>
      <w:proofErr w:type="spellEnd"/>
      <w:r w:rsidR="00FB118A" w:rsidRPr="00FB118A">
        <w:t xml:space="preserve"> </w:t>
      </w:r>
      <w:proofErr w:type="spellStart"/>
      <w:r w:rsidR="00FB118A" w:rsidRPr="00FB118A">
        <w:t>rằng</w:t>
      </w:r>
      <w:proofErr w:type="spellEnd"/>
      <w:r w:rsidR="00FB118A" w:rsidRPr="00FB118A">
        <w:t xml:space="preserve"> y </w:t>
      </w:r>
      <w:proofErr w:type="spellStart"/>
      <w:r w:rsidR="00FB118A" w:rsidRPr="00FB118A">
        <w:t>đã</w:t>
      </w:r>
      <w:proofErr w:type="spellEnd"/>
      <w:r w:rsidR="00FB118A" w:rsidRPr="00FB118A">
        <w:t xml:space="preserve">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tính</w:t>
      </w:r>
      <w:proofErr w:type="spellEnd"/>
      <w:r w:rsidR="00FB118A" w:rsidRPr="00FB118A">
        <w:t xml:space="preserve"> </w:t>
      </w:r>
      <w:proofErr w:type="spellStart"/>
      <w:r w:rsidR="00FB118A" w:rsidRPr="00FB118A">
        <w:t>toán</w:t>
      </w:r>
      <w:proofErr w:type="spellEnd"/>
      <w:r w:rsidR="002F4493">
        <w:t xml:space="preserve">, </w:t>
      </w:r>
      <w:proofErr w:type="spellStart"/>
      <w:r w:rsidR="00DC6483">
        <w:t>gửi</w:t>
      </w:r>
      <w:proofErr w:type="spellEnd"/>
      <w:r w:rsidR="00DC6483">
        <w:t xml:space="preserve"> </w:t>
      </w:r>
      <w:proofErr w:type="spellStart"/>
      <w:r w:rsidR="00DC6483">
        <w:t>tính</w:t>
      </w:r>
      <w:proofErr w:type="spellEnd"/>
      <w:r w:rsidR="00DC6483">
        <w:t xml:space="preserve"> </w:t>
      </w:r>
      <w:proofErr w:type="spellStart"/>
      <w:r w:rsidR="00DC6483">
        <w:t>hiệu</w:t>
      </w:r>
      <w:proofErr w:type="spellEnd"/>
      <w:r w:rsidR="00DC6483">
        <w:t xml:space="preserve"> </w:t>
      </w:r>
      <w:proofErr w:type="spellStart"/>
      <w:r w:rsidR="00DC6483">
        <w:t>cho</w:t>
      </w:r>
      <w:proofErr w:type="spellEnd"/>
      <w:r w:rsidR="00DC6483">
        <w:t xml:space="preserve"> process_5</w:t>
      </w:r>
      <w:r w:rsidR="00FB118A" w:rsidRPr="00FB118A">
        <w:t>.</w:t>
      </w:r>
    </w:p>
    <w:p w14:paraId="2AEFFAFD" w14:textId="24D36C75" w:rsidR="00FB118A" w:rsidRPr="00FB118A" w:rsidRDefault="00393C28" w:rsidP="00051FE2">
      <w:pPr>
        <w:ind w:firstLine="720"/>
      </w:pPr>
      <w:r>
        <w:t>+</w:t>
      </w:r>
      <w:r w:rsidR="00FB118A" w:rsidRPr="00FB118A">
        <w:t xml:space="preserve"> sem_6 </w:t>
      </w:r>
      <w:proofErr w:type="spellStart"/>
      <w:r w:rsidR="00D70516">
        <w:t>cho</w:t>
      </w:r>
      <w:proofErr w:type="spellEnd"/>
      <w:r w:rsidR="00D70516">
        <w:t xml:space="preserve"> </w:t>
      </w:r>
      <w:proofErr w:type="spellStart"/>
      <w:r w:rsidR="00D70516">
        <w:t>biết</w:t>
      </w:r>
      <w:proofErr w:type="spellEnd"/>
      <w:r w:rsidR="00FB118A" w:rsidRPr="00FB118A">
        <w:t xml:space="preserve"> </w:t>
      </w:r>
      <w:proofErr w:type="spellStart"/>
      <w:r w:rsidR="00FB118A" w:rsidRPr="00FB118A">
        <w:t>rằng</w:t>
      </w:r>
      <w:proofErr w:type="spellEnd"/>
      <w:r w:rsidR="00FB118A" w:rsidRPr="00FB118A">
        <w:t xml:space="preserve"> z </w:t>
      </w:r>
      <w:proofErr w:type="spellStart"/>
      <w:r w:rsidR="00FB118A" w:rsidRPr="00FB118A">
        <w:t>đã</w:t>
      </w:r>
      <w:proofErr w:type="spellEnd"/>
      <w:r w:rsidR="00FB118A" w:rsidRPr="00FB118A">
        <w:t xml:space="preserve">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tính</w:t>
      </w:r>
      <w:proofErr w:type="spellEnd"/>
      <w:r w:rsidR="00FB118A" w:rsidRPr="00FB118A">
        <w:t xml:space="preserve"> </w:t>
      </w:r>
      <w:proofErr w:type="spellStart"/>
      <w:r w:rsidR="00FB118A" w:rsidRPr="00FB118A">
        <w:t>toán</w:t>
      </w:r>
      <w:proofErr w:type="spellEnd"/>
      <w:r w:rsidR="006F2955">
        <w:t xml:space="preserve">, </w:t>
      </w:r>
      <w:proofErr w:type="spellStart"/>
      <w:r w:rsidR="006F2955">
        <w:t>gửi</w:t>
      </w:r>
      <w:proofErr w:type="spellEnd"/>
      <w:r w:rsidR="006F2955">
        <w:t xml:space="preserve"> </w:t>
      </w:r>
      <w:proofErr w:type="spellStart"/>
      <w:r w:rsidR="006F2955">
        <w:t>tính</w:t>
      </w:r>
      <w:proofErr w:type="spellEnd"/>
      <w:r w:rsidR="006F2955">
        <w:t xml:space="preserve"> </w:t>
      </w:r>
      <w:proofErr w:type="spellStart"/>
      <w:r w:rsidR="006F2955">
        <w:t>hiệu</w:t>
      </w:r>
      <w:proofErr w:type="spellEnd"/>
      <w:r w:rsidR="006F2955">
        <w:t xml:space="preserve"> </w:t>
      </w:r>
      <w:proofErr w:type="spellStart"/>
      <w:r w:rsidR="006F2955">
        <w:t>cho</w:t>
      </w:r>
      <w:proofErr w:type="spellEnd"/>
      <w:r w:rsidR="006F2955">
        <w:t xml:space="preserve"> process_6</w:t>
      </w:r>
      <w:r w:rsidR="00FB118A" w:rsidRPr="00FB118A">
        <w:t>.</w:t>
      </w:r>
    </w:p>
    <w:p w14:paraId="537C7D8C" w14:textId="5DC36B1C" w:rsidR="00FB118A" w:rsidRPr="00FB118A" w:rsidRDefault="00393C28" w:rsidP="00051FE2">
      <w:pPr>
        <w:ind w:firstLine="720"/>
      </w:pPr>
      <w:r>
        <w:t>+</w:t>
      </w:r>
      <w:r w:rsidR="00FB118A" w:rsidRPr="00FB118A">
        <w:t xml:space="preserve"> sem_7 </w:t>
      </w:r>
      <w:proofErr w:type="spellStart"/>
      <w:r w:rsidR="00FB118A" w:rsidRPr="00FB118A">
        <w:t>và</w:t>
      </w:r>
      <w:proofErr w:type="spellEnd"/>
      <w:r w:rsidR="00FB118A" w:rsidRPr="00FB118A">
        <w:t xml:space="preserve"> sem_8 </w:t>
      </w:r>
      <w:proofErr w:type="spellStart"/>
      <w:r w:rsidR="006F2955">
        <w:t>cho</w:t>
      </w:r>
      <w:proofErr w:type="spellEnd"/>
      <w:r w:rsidR="00315AB3">
        <w:t xml:space="preserve"> </w:t>
      </w:r>
      <w:proofErr w:type="spellStart"/>
      <w:r w:rsidR="00315AB3">
        <w:t>biết</w:t>
      </w:r>
      <w:proofErr w:type="spellEnd"/>
      <w:r w:rsidR="00FB118A" w:rsidRPr="00FB118A">
        <w:t xml:space="preserve"> </w:t>
      </w:r>
      <w:proofErr w:type="spellStart"/>
      <w:r w:rsidR="00FB118A" w:rsidRPr="00FB118A">
        <w:t>rằng</w:t>
      </w:r>
      <w:proofErr w:type="spellEnd"/>
      <w:r w:rsidR="00FB118A" w:rsidRPr="00FB118A">
        <w:t xml:space="preserve"> </w:t>
      </w:r>
      <w:proofErr w:type="spellStart"/>
      <w:r w:rsidR="00FB118A" w:rsidRPr="00FB118A">
        <w:t>cả</w:t>
      </w:r>
      <w:proofErr w:type="spellEnd"/>
      <w:r w:rsidR="00FB118A" w:rsidRPr="00FB118A">
        <w:t xml:space="preserve"> y </w:t>
      </w:r>
      <w:proofErr w:type="spellStart"/>
      <w:r w:rsidR="00FB118A" w:rsidRPr="00FB118A">
        <w:t>và</w:t>
      </w:r>
      <w:proofErr w:type="spellEnd"/>
      <w:r w:rsidR="00C07BB4">
        <w:t xml:space="preserve"> </w:t>
      </w:r>
      <w:r w:rsidR="00D632F8">
        <w:t xml:space="preserve">z </w:t>
      </w:r>
      <w:proofErr w:type="spellStart"/>
      <w:r w:rsidR="00FB118A" w:rsidRPr="00FB118A">
        <w:t>đã</w:t>
      </w:r>
      <w:proofErr w:type="spellEnd"/>
      <w:r w:rsidR="00FB118A" w:rsidRPr="00FB118A">
        <w:t xml:space="preserve"> </w:t>
      </w:r>
      <w:proofErr w:type="spellStart"/>
      <w:r w:rsidR="00FB118A" w:rsidRPr="00FB118A">
        <w:t>được</w:t>
      </w:r>
      <w:proofErr w:type="spellEnd"/>
      <w:r w:rsidR="00FB118A" w:rsidRPr="00FB118A">
        <w:t xml:space="preserve"> </w:t>
      </w:r>
      <w:proofErr w:type="spellStart"/>
      <w:r w:rsidR="00FB118A" w:rsidRPr="00FB118A">
        <w:t>tính</w:t>
      </w:r>
      <w:proofErr w:type="spellEnd"/>
      <w:r w:rsidR="00FB118A" w:rsidRPr="00FB118A">
        <w:t xml:space="preserve"> </w:t>
      </w:r>
      <w:proofErr w:type="spellStart"/>
      <w:r w:rsidR="00FB118A" w:rsidRPr="00FB118A">
        <w:t>toán</w:t>
      </w:r>
      <w:proofErr w:type="spellEnd"/>
      <w:r w:rsidR="00873E4B">
        <w:t xml:space="preserve">, </w:t>
      </w:r>
      <w:proofErr w:type="spellStart"/>
      <w:r w:rsidR="00873E4B">
        <w:t>gửi</w:t>
      </w:r>
      <w:proofErr w:type="spellEnd"/>
      <w:r w:rsidR="00873E4B">
        <w:t xml:space="preserve"> </w:t>
      </w:r>
      <w:proofErr w:type="spellStart"/>
      <w:r w:rsidR="00873E4B">
        <w:t>tính</w:t>
      </w:r>
      <w:proofErr w:type="spellEnd"/>
      <w:r w:rsidR="00873E4B">
        <w:t xml:space="preserve"> </w:t>
      </w:r>
      <w:proofErr w:type="spellStart"/>
      <w:r w:rsidR="00873E4B">
        <w:t>hiệu</w:t>
      </w:r>
      <w:proofErr w:type="spellEnd"/>
      <w:r w:rsidR="00873E4B">
        <w:t xml:space="preserve"> </w:t>
      </w:r>
      <w:proofErr w:type="spellStart"/>
      <w:r w:rsidR="00873E4B">
        <w:t>cho</w:t>
      </w:r>
      <w:proofErr w:type="spellEnd"/>
      <w:r w:rsidR="00873E4B">
        <w:t xml:space="preserve"> process_7</w:t>
      </w:r>
      <w:r w:rsidR="00FB118A" w:rsidRPr="00FB118A">
        <w:t>.</w:t>
      </w:r>
    </w:p>
    <w:p w14:paraId="7A2BBA9A" w14:textId="146542A4" w:rsidR="00BA2BA1" w:rsidRDefault="00C07BB4" w:rsidP="00FB118A">
      <w:r>
        <w:t xml:space="preserve">- </w:t>
      </w:r>
      <w:r w:rsidR="00FB118A" w:rsidRPr="00C07BB4">
        <w:rPr>
          <w:b/>
          <w:bCs/>
        </w:rPr>
        <w:t xml:space="preserve">In </w:t>
      </w:r>
      <w:proofErr w:type="spellStart"/>
      <w:r w:rsidR="00FB118A" w:rsidRPr="00C07BB4">
        <w:rPr>
          <w:b/>
          <w:bCs/>
        </w:rPr>
        <w:t>kết</w:t>
      </w:r>
      <w:proofErr w:type="spellEnd"/>
      <w:r w:rsidR="00FB118A" w:rsidRPr="00C07BB4">
        <w:rPr>
          <w:b/>
          <w:bCs/>
        </w:rPr>
        <w:t xml:space="preserve"> </w:t>
      </w:r>
      <w:proofErr w:type="spellStart"/>
      <w:r w:rsidR="00FB118A" w:rsidRPr="00C07BB4">
        <w:rPr>
          <w:b/>
          <w:bCs/>
        </w:rPr>
        <w:t>quả</w:t>
      </w:r>
      <w:proofErr w:type="spellEnd"/>
      <w:r w:rsidR="00FB118A" w:rsidRPr="00C07BB4">
        <w:rPr>
          <w:b/>
          <w:bCs/>
        </w:rPr>
        <w:t>:</w:t>
      </w:r>
      <w:r w:rsidR="00FB118A" w:rsidRPr="00FB118A">
        <w:t xml:space="preserve"> Khi </w:t>
      </w:r>
      <w:proofErr w:type="spellStart"/>
      <w:r w:rsidR="00FB118A" w:rsidRPr="00FB118A">
        <w:t>tất</w:t>
      </w:r>
      <w:proofErr w:type="spellEnd"/>
      <w:r w:rsidR="00FB118A" w:rsidRPr="00FB118A">
        <w:t xml:space="preserve"> </w:t>
      </w:r>
      <w:proofErr w:type="spellStart"/>
      <w:r w:rsidR="00FB118A" w:rsidRPr="00FB118A">
        <w:t>cả</w:t>
      </w:r>
      <w:proofErr w:type="spellEnd"/>
      <w:r w:rsidR="00FB118A" w:rsidRPr="00FB118A">
        <w:t xml:space="preserve"> </w:t>
      </w:r>
      <w:proofErr w:type="spellStart"/>
      <w:r w:rsidR="00FB118A" w:rsidRPr="00FB118A">
        <w:t>các</w:t>
      </w:r>
      <w:proofErr w:type="spellEnd"/>
      <w:r w:rsidR="00FB118A" w:rsidRPr="00FB118A">
        <w:t xml:space="preserve"> </w:t>
      </w:r>
      <w:proofErr w:type="spellStart"/>
      <w:r w:rsidR="00FB118A" w:rsidRPr="00FB118A">
        <w:t>luồng</w:t>
      </w:r>
      <w:proofErr w:type="spellEnd"/>
      <w:r w:rsidR="00FB118A" w:rsidRPr="00FB118A">
        <w:t xml:space="preserve"> </w:t>
      </w:r>
      <w:proofErr w:type="spellStart"/>
      <w:r w:rsidR="00FB118A" w:rsidRPr="00FB118A">
        <w:t>đã</w:t>
      </w:r>
      <w:proofErr w:type="spellEnd"/>
      <w:r w:rsidR="00FB118A" w:rsidRPr="00FB118A">
        <w:t xml:space="preserve"> </w:t>
      </w:r>
      <w:proofErr w:type="spellStart"/>
      <w:r w:rsidR="00FB118A" w:rsidRPr="00FB118A">
        <w:t>hoàn</w:t>
      </w:r>
      <w:proofErr w:type="spellEnd"/>
      <w:r w:rsidR="00FB118A" w:rsidRPr="00FB118A">
        <w:t xml:space="preserve"> </w:t>
      </w:r>
      <w:proofErr w:type="spellStart"/>
      <w:r w:rsidR="00FB118A" w:rsidRPr="00FB118A">
        <w:t>thành</w:t>
      </w:r>
      <w:proofErr w:type="spellEnd"/>
      <w:r w:rsidR="00FB118A" w:rsidRPr="00FB118A">
        <w:t xml:space="preserve">, </w:t>
      </w:r>
      <w:proofErr w:type="spellStart"/>
      <w:r w:rsidR="00FB118A" w:rsidRPr="00FB118A">
        <w:t>hàm</w:t>
      </w:r>
      <w:proofErr w:type="spellEnd"/>
      <w:r w:rsidR="00FB118A" w:rsidRPr="00FB118A">
        <w:t xml:space="preserve"> </w:t>
      </w:r>
      <w:proofErr w:type="gramStart"/>
      <w:r w:rsidR="00FB118A" w:rsidRPr="00FB118A">
        <w:t>main(</w:t>
      </w:r>
      <w:proofErr w:type="gramEnd"/>
      <w:r w:rsidR="00FB118A" w:rsidRPr="00FB118A">
        <w:t xml:space="preserve">) in </w:t>
      </w:r>
      <w:proofErr w:type="spellStart"/>
      <w:r w:rsidR="00FB118A" w:rsidRPr="00FB118A">
        <w:t>ra</w:t>
      </w:r>
      <w:proofErr w:type="spellEnd"/>
      <w:r w:rsidR="00FB118A" w:rsidRPr="00FB118A">
        <w:t xml:space="preserve"> </w:t>
      </w:r>
      <w:proofErr w:type="spellStart"/>
      <w:r w:rsidR="00FB118A" w:rsidRPr="00FB118A">
        <w:t>giá</w:t>
      </w:r>
      <w:proofErr w:type="spellEnd"/>
      <w:r w:rsidR="00FB118A" w:rsidRPr="00FB118A">
        <w:t xml:space="preserve"> </w:t>
      </w:r>
      <w:proofErr w:type="spellStart"/>
      <w:r w:rsidR="00FB118A" w:rsidRPr="00FB118A">
        <w:t>trị</w:t>
      </w:r>
      <w:proofErr w:type="spellEnd"/>
      <w:r w:rsidR="00FB118A" w:rsidRPr="00FB118A">
        <w:t xml:space="preserve"> </w:t>
      </w:r>
      <w:proofErr w:type="spellStart"/>
      <w:r w:rsidR="00FB118A" w:rsidRPr="00FB118A">
        <w:t>của</w:t>
      </w:r>
      <w:proofErr w:type="spellEnd"/>
      <w:r w:rsidR="00FB118A" w:rsidRPr="00FB118A">
        <w:t xml:space="preserve"> </w:t>
      </w:r>
      <w:proofErr w:type="spellStart"/>
      <w:r w:rsidR="00FB118A" w:rsidRPr="00FB118A">
        <w:t>biến</w:t>
      </w:r>
      <w:proofErr w:type="spellEnd"/>
      <w:r w:rsidR="00FB118A" w:rsidRPr="00FB118A">
        <w:t xml:space="preserve"> </w:t>
      </w:r>
      <w:proofErr w:type="spellStart"/>
      <w:r w:rsidR="00FB118A" w:rsidRPr="00FB118A">
        <w:t>ans</w:t>
      </w:r>
      <w:proofErr w:type="spellEnd"/>
      <w:r w:rsidR="00FB118A" w:rsidRPr="00FB118A">
        <w:t>,</w:t>
      </w:r>
      <w:r>
        <w:t xml:space="preserve"> </w:t>
      </w:r>
      <w:proofErr w:type="spellStart"/>
      <w:r w:rsidR="00FB118A" w:rsidRPr="00FB118A">
        <w:t>tức</w:t>
      </w:r>
      <w:proofErr w:type="spellEnd"/>
      <w:r w:rsidR="00FB118A" w:rsidRPr="00FB118A">
        <w:t xml:space="preserve"> </w:t>
      </w:r>
      <w:proofErr w:type="spellStart"/>
      <w:r w:rsidR="00FB118A" w:rsidRPr="00FB118A">
        <w:t>là</w:t>
      </w:r>
      <w:proofErr w:type="spellEnd"/>
      <w:r w:rsidR="00FB118A" w:rsidRPr="00FB118A">
        <w:t xml:space="preserve"> </w:t>
      </w:r>
      <w:proofErr w:type="spellStart"/>
      <w:r w:rsidR="00FB118A" w:rsidRPr="00FB118A">
        <w:t>kết</w:t>
      </w:r>
      <w:proofErr w:type="spellEnd"/>
      <w:r w:rsidR="00FB118A" w:rsidRPr="00FB118A">
        <w:t xml:space="preserve"> </w:t>
      </w:r>
      <w:proofErr w:type="spellStart"/>
      <w:r w:rsidR="00FB118A" w:rsidRPr="00FB118A">
        <w:t>quả</w:t>
      </w:r>
      <w:proofErr w:type="spellEnd"/>
      <w:r w:rsidR="00FB118A" w:rsidRPr="00FB118A">
        <w:t xml:space="preserve"> </w:t>
      </w:r>
      <w:proofErr w:type="spellStart"/>
      <w:r w:rsidR="00FB118A" w:rsidRPr="00FB118A">
        <w:t>của</w:t>
      </w:r>
      <w:proofErr w:type="spellEnd"/>
      <w:r w:rsidR="00FB118A" w:rsidRPr="00FB118A">
        <w:t xml:space="preserve"> </w:t>
      </w:r>
      <w:proofErr w:type="spellStart"/>
      <w:r w:rsidR="00FB118A" w:rsidRPr="00FB118A">
        <w:t>phép</w:t>
      </w:r>
      <w:proofErr w:type="spellEnd"/>
      <w:r w:rsidR="00FB118A" w:rsidRPr="00FB118A">
        <w:t xml:space="preserve"> </w:t>
      </w:r>
      <w:proofErr w:type="spellStart"/>
      <w:r w:rsidR="00FB118A" w:rsidRPr="00FB118A">
        <w:t>tính</w:t>
      </w:r>
      <w:proofErr w:type="spellEnd"/>
      <w:r w:rsidR="00FB118A" w:rsidRPr="00FB118A">
        <w:t xml:space="preserve"> y + z.</w:t>
      </w:r>
    </w:p>
    <w:p w14:paraId="5F0F3009" w14:textId="4AC4EB0F" w:rsidR="00F433B2" w:rsidRPr="00416E1B" w:rsidRDefault="005B6E30" w:rsidP="00051FE2">
      <w:pPr>
        <w:jc w:val="center"/>
      </w:pPr>
      <w:r w:rsidRPr="005B6E30">
        <w:drawing>
          <wp:inline distT="0" distB="0" distL="0" distR="0" wp14:anchorId="7F7A7D61" wp14:editId="6E511294">
            <wp:extent cx="4386263" cy="2835071"/>
            <wp:effectExtent l="0" t="0" r="0" b="3810"/>
            <wp:docPr id="2626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21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19" cy="28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3B2" w:rsidRPr="00416E1B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F4C2E" w14:textId="77777777" w:rsidR="00AB03F8" w:rsidRDefault="00AB03F8" w:rsidP="00161904">
      <w:r>
        <w:separator/>
      </w:r>
    </w:p>
  </w:endnote>
  <w:endnote w:type="continuationSeparator" w:id="0">
    <w:p w14:paraId="1717B02A" w14:textId="77777777" w:rsidR="00AB03F8" w:rsidRDefault="00AB03F8" w:rsidP="00161904">
      <w:r>
        <w:continuationSeparator/>
      </w:r>
    </w:p>
  </w:endnote>
  <w:endnote w:type="continuationNotice" w:id="1">
    <w:p w14:paraId="3437D258" w14:textId="77777777" w:rsidR="00AB03F8" w:rsidRDefault="00AB03F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4BB64" w14:textId="77777777" w:rsidR="00AB03F8" w:rsidRDefault="00AB03F8" w:rsidP="00161904">
      <w:r>
        <w:separator/>
      </w:r>
    </w:p>
  </w:footnote>
  <w:footnote w:type="continuationSeparator" w:id="0">
    <w:p w14:paraId="58265D16" w14:textId="77777777" w:rsidR="00AB03F8" w:rsidRDefault="00AB03F8" w:rsidP="00161904">
      <w:r>
        <w:continuationSeparator/>
      </w:r>
    </w:p>
  </w:footnote>
  <w:footnote w:type="continuationNotice" w:id="1">
    <w:p w14:paraId="42FF5FA7" w14:textId="77777777" w:rsidR="00AB03F8" w:rsidRDefault="00AB03F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60CE8" w14:textId="0EA0C301" w:rsidR="00EF5C01" w:rsidRPr="00EF5C01" w:rsidRDefault="00EF5C01">
    <w:pPr>
      <w:pStyle w:val="Header"/>
    </w:pPr>
    <w:r>
      <w:t xml:space="preserve">Báo </w:t>
    </w:r>
    <w:proofErr w:type="spellStart"/>
    <w:r>
      <w:t>cáo</w:t>
    </w:r>
    <w:proofErr w:type="spellEnd"/>
    <w:r>
      <w:t xml:space="preserve">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Hệ</w:t>
    </w:r>
    <w:proofErr w:type="spellEnd"/>
    <w:r>
      <w:t xml:space="preserve"> </w:t>
    </w:r>
    <w:proofErr w:type="spellStart"/>
    <w:r>
      <w:t>điều</w:t>
    </w:r>
    <w:proofErr w:type="spellEnd"/>
    <w:r>
      <w:t xml:space="preserve"> </w:t>
    </w:r>
    <w:proofErr w:type="spellStart"/>
    <w:r>
      <w:t>hành</w:t>
    </w:r>
    <w:proofErr w:type="spellEnd"/>
    <w:r>
      <w:t xml:space="preserve"> - </w:t>
    </w:r>
    <w:proofErr w:type="spellStart"/>
    <w:r>
      <w:t>Giảng</w:t>
    </w:r>
    <w:proofErr w:type="spellEnd"/>
    <w:r>
      <w:t xml:space="preserve"> </w:t>
    </w:r>
    <w:proofErr w:type="spellStart"/>
    <w:r>
      <w:t>viên</w:t>
    </w:r>
    <w:proofErr w:type="spellEnd"/>
    <w:r>
      <w:t xml:space="preserve">: </w:t>
    </w:r>
    <w:r w:rsidR="003A2AE7">
      <w:t>Lê Hoài Nghĩa</w:t>
    </w: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F3056"/>
    <w:multiLevelType w:val="multilevel"/>
    <w:tmpl w:val="0409001F"/>
    <w:numStyleLink w:val="111111"/>
  </w:abstractNum>
  <w:abstractNum w:abstractNumId="2" w15:restartNumberingAfterBreak="0">
    <w:nsid w:val="0CBA001F"/>
    <w:multiLevelType w:val="hybridMultilevel"/>
    <w:tmpl w:val="1C624884"/>
    <w:lvl w:ilvl="0" w:tplc="660A20F8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416E36"/>
    <w:multiLevelType w:val="hybridMultilevel"/>
    <w:tmpl w:val="B5DC5C78"/>
    <w:lvl w:ilvl="0" w:tplc="1CC2C2FA">
      <w:start w:val="1"/>
      <w:numFmt w:val="bullet"/>
      <w:pStyle w:val="Bullet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2497DEE"/>
    <w:multiLevelType w:val="hybridMultilevel"/>
    <w:tmpl w:val="B5D8CA9A"/>
    <w:lvl w:ilvl="0" w:tplc="1B8E5B9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5F4376D"/>
    <w:multiLevelType w:val="hybridMultilevel"/>
    <w:tmpl w:val="E0548888"/>
    <w:lvl w:ilvl="0" w:tplc="D0F4CDD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B3A7EF2"/>
    <w:multiLevelType w:val="hybridMultilevel"/>
    <w:tmpl w:val="CC86EA9A"/>
    <w:lvl w:ilvl="0" w:tplc="BA8AB2A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9578D"/>
    <w:multiLevelType w:val="hybridMultilevel"/>
    <w:tmpl w:val="EC76F494"/>
    <w:lvl w:ilvl="0" w:tplc="AE7A1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D46700"/>
    <w:multiLevelType w:val="multilevel"/>
    <w:tmpl w:val="15F49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4AA30734"/>
    <w:multiLevelType w:val="hybridMultilevel"/>
    <w:tmpl w:val="465A7EFC"/>
    <w:lvl w:ilvl="0" w:tplc="FFFFFFFF">
      <w:start w:val="1"/>
      <w:numFmt w:val="bullet"/>
      <w:pStyle w:val="Bullet4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86156A"/>
    <w:multiLevelType w:val="hybridMultilevel"/>
    <w:tmpl w:val="EC76F4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84FC5"/>
    <w:multiLevelType w:val="multilevel"/>
    <w:tmpl w:val="FA5E90D4"/>
    <w:lvl w:ilvl="0">
      <w:start w:val="1"/>
      <w:numFmt w:val="decimal"/>
      <w:pStyle w:val="ListNumb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5CD35E94"/>
    <w:multiLevelType w:val="hybridMultilevel"/>
    <w:tmpl w:val="75CC9804"/>
    <w:lvl w:ilvl="0" w:tplc="42CACFA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103F9E"/>
    <w:multiLevelType w:val="hybridMultilevel"/>
    <w:tmpl w:val="B936D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1922F1D"/>
    <w:multiLevelType w:val="hybridMultilevel"/>
    <w:tmpl w:val="55DADC16"/>
    <w:lvl w:ilvl="0" w:tplc="AE0A4B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7E7D5B"/>
    <w:multiLevelType w:val="hybridMultilevel"/>
    <w:tmpl w:val="CF2683F8"/>
    <w:lvl w:ilvl="0" w:tplc="8C9E17F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270C33"/>
    <w:multiLevelType w:val="multilevel"/>
    <w:tmpl w:val="15F49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8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0"/>
  </w:num>
  <w:num w:numId="2" w16cid:durableId="1161698665">
    <w:abstractNumId w:val="12"/>
  </w:num>
  <w:num w:numId="3" w16cid:durableId="1133671044">
    <w:abstractNumId w:val="23"/>
  </w:num>
  <w:num w:numId="4" w16cid:durableId="1482574291">
    <w:abstractNumId w:val="19"/>
  </w:num>
  <w:num w:numId="5" w16cid:durableId="1882667254">
    <w:abstractNumId w:val="18"/>
  </w:num>
  <w:num w:numId="6" w16cid:durableId="1377124513">
    <w:abstractNumId w:val="13"/>
  </w:num>
  <w:num w:numId="7" w16cid:durableId="1600021155">
    <w:abstractNumId w:val="3"/>
  </w:num>
  <w:num w:numId="8" w16cid:durableId="1239948445">
    <w:abstractNumId w:val="8"/>
  </w:num>
  <w:num w:numId="9" w16cid:durableId="973756582">
    <w:abstractNumId w:val="22"/>
  </w:num>
  <w:num w:numId="10" w16cid:durableId="1448350408">
    <w:abstractNumId w:val="5"/>
  </w:num>
  <w:num w:numId="11" w16cid:durableId="1689478239">
    <w:abstractNumId w:val="11"/>
  </w:num>
  <w:num w:numId="12" w16cid:durableId="113598314">
    <w:abstractNumId w:val="28"/>
  </w:num>
  <w:num w:numId="13" w16cid:durableId="1414357635">
    <w:abstractNumId w:val="26"/>
  </w:num>
  <w:num w:numId="14" w16cid:durableId="1302464492">
    <w:abstractNumId w:val="1"/>
  </w:num>
  <w:num w:numId="15" w16cid:durableId="2680528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0654706">
    <w:abstractNumId w:val="17"/>
  </w:num>
  <w:num w:numId="17" w16cid:durableId="8777373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272837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35563215">
    <w:abstractNumId w:val="2"/>
  </w:num>
  <w:num w:numId="20" w16cid:durableId="1553807995">
    <w:abstractNumId w:val="10"/>
  </w:num>
  <w:num w:numId="21" w16cid:durableId="737240621">
    <w:abstractNumId w:val="14"/>
  </w:num>
  <w:num w:numId="22" w16cid:durableId="1790050983">
    <w:abstractNumId w:val="27"/>
  </w:num>
  <w:num w:numId="23" w16cid:durableId="1321882309">
    <w:abstractNumId w:val="1"/>
  </w:num>
  <w:num w:numId="24" w16cid:durableId="991560617">
    <w:abstractNumId w:val="15"/>
  </w:num>
  <w:num w:numId="25" w16cid:durableId="563370329">
    <w:abstractNumId w:val="16"/>
  </w:num>
  <w:num w:numId="26" w16cid:durableId="9421556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39105123">
    <w:abstractNumId w:val="7"/>
  </w:num>
  <w:num w:numId="28" w16cid:durableId="561215154">
    <w:abstractNumId w:val="4"/>
  </w:num>
  <w:num w:numId="29" w16cid:durableId="1250196863">
    <w:abstractNumId w:val="25"/>
  </w:num>
  <w:num w:numId="30" w16cid:durableId="8556519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56505187">
    <w:abstractNumId w:val="2"/>
  </w:num>
  <w:num w:numId="32" w16cid:durableId="1016004784">
    <w:abstractNumId w:val="2"/>
  </w:num>
  <w:num w:numId="33" w16cid:durableId="1791588692">
    <w:abstractNumId w:val="21"/>
  </w:num>
  <w:num w:numId="34" w16cid:durableId="215093280">
    <w:abstractNumId w:val="24"/>
  </w:num>
  <w:num w:numId="35" w16cid:durableId="2015719987">
    <w:abstractNumId w:val="9"/>
  </w:num>
  <w:num w:numId="36" w16cid:durableId="2029526635">
    <w:abstractNumId w:val="20"/>
  </w:num>
  <w:num w:numId="37" w16cid:durableId="468795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01C72"/>
    <w:rsid w:val="0000303C"/>
    <w:rsid w:val="000041A3"/>
    <w:rsid w:val="00012775"/>
    <w:rsid w:val="00030046"/>
    <w:rsid w:val="00033086"/>
    <w:rsid w:val="00040D4E"/>
    <w:rsid w:val="00043945"/>
    <w:rsid w:val="00051FE2"/>
    <w:rsid w:val="0005425F"/>
    <w:rsid w:val="0006273E"/>
    <w:rsid w:val="00066831"/>
    <w:rsid w:val="00076595"/>
    <w:rsid w:val="000931AA"/>
    <w:rsid w:val="000A052F"/>
    <w:rsid w:val="000A1C78"/>
    <w:rsid w:val="000C47A1"/>
    <w:rsid w:val="000C7F8C"/>
    <w:rsid w:val="000E18B9"/>
    <w:rsid w:val="000E35A2"/>
    <w:rsid w:val="000F4EBA"/>
    <w:rsid w:val="00107B24"/>
    <w:rsid w:val="00115CF1"/>
    <w:rsid w:val="00131092"/>
    <w:rsid w:val="00131AEF"/>
    <w:rsid w:val="0013454A"/>
    <w:rsid w:val="00137189"/>
    <w:rsid w:val="00142705"/>
    <w:rsid w:val="00143F16"/>
    <w:rsid w:val="00161904"/>
    <w:rsid w:val="00171628"/>
    <w:rsid w:val="00174916"/>
    <w:rsid w:val="00180FC9"/>
    <w:rsid w:val="00191D5B"/>
    <w:rsid w:val="001A3FBD"/>
    <w:rsid w:val="001B514E"/>
    <w:rsid w:val="001C0836"/>
    <w:rsid w:val="001C34BC"/>
    <w:rsid w:val="001D1734"/>
    <w:rsid w:val="001D6FF3"/>
    <w:rsid w:val="001F0F6E"/>
    <w:rsid w:val="001F7AE5"/>
    <w:rsid w:val="00202FE7"/>
    <w:rsid w:val="00232353"/>
    <w:rsid w:val="002565FB"/>
    <w:rsid w:val="002A2601"/>
    <w:rsid w:val="002B4D6A"/>
    <w:rsid w:val="002D1CD0"/>
    <w:rsid w:val="002D3189"/>
    <w:rsid w:val="002D69BA"/>
    <w:rsid w:val="002E3217"/>
    <w:rsid w:val="002E7A16"/>
    <w:rsid w:val="002F136C"/>
    <w:rsid w:val="002F4493"/>
    <w:rsid w:val="003007F0"/>
    <w:rsid w:val="00300DEB"/>
    <w:rsid w:val="00307D7A"/>
    <w:rsid w:val="00315AB3"/>
    <w:rsid w:val="00324DCE"/>
    <w:rsid w:val="003503E9"/>
    <w:rsid w:val="003523D9"/>
    <w:rsid w:val="003628B4"/>
    <w:rsid w:val="0036296C"/>
    <w:rsid w:val="00380774"/>
    <w:rsid w:val="00382E79"/>
    <w:rsid w:val="00393C28"/>
    <w:rsid w:val="003A2AE7"/>
    <w:rsid w:val="003C0DE6"/>
    <w:rsid w:val="003C4C33"/>
    <w:rsid w:val="003C65F7"/>
    <w:rsid w:val="003C7045"/>
    <w:rsid w:val="003D04ED"/>
    <w:rsid w:val="003D4608"/>
    <w:rsid w:val="003E21AF"/>
    <w:rsid w:val="003E524B"/>
    <w:rsid w:val="003E6F70"/>
    <w:rsid w:val="00401910"/>
    <w:rsid w:val="00410BF1"/>
    <w:rsid w:val="00416CF0"/>
    <w:rsid w:val="00416E1B"/>
    <w:rsid w:val="00421957"/>
    <w:rsid w:val="00450148"/>
    <w:rsid w:val="00460CE9"/>
    <w:rsid w:val="0046310E"/>
    <w:rsid w:val="00465307"/>
    <w:rsid w:val="00474C82"/>
    <w:rsid w:val="00480AAA"/>
    <w:rsid w:val="004A7B89"/>
    <w:rsid w:val="004C5E1A"/>
    <w:rsid w:val="004E70E1"/>
    <w:rsid w:val="004F6BD0"/>
    <w:rsid w:val="005109E8"/>
    <w:rsid w:val="00530502"/>
    <w:rsid w:val="00534CDD"/>
    <w:rsid w:val="00535D28"/>
    <w:rsid w:val="00540FF1"/>
    <w:rsid w:val="0054709D"/>
    <w:rsid w:val="00567591"/>
    <w:rsid w:val="0058198F"/>
    <w:rsid w:val="00583751"/>
    <w:rsid w:val="005A051E"/>
    <w:rsid w:val="005A1584"/>
    <w:rsid w:val="005B33D1"/>
    <w:rsid w:val="005B3643"/>
    <w:rsid w:val="005B6E30"/>
    <w:rsid w:val="005B755B"/>
    <w:rsid w:val="005C207F"/>
    <w:rsid w:val="005D6956"/>
    <w:rsid w:val="005F07D4"/>
    <w:rsid w:val="005F63FB"/>
    <w:rsid w:val="0060511F"/>
    <w:rsid w:val="0061347B"/>
    <w:rsid w:val="00627320"/>
    <w:rsid w:val="00632ACF"/>
    <w:rsid w:val="00634FA1"/>
    <w:rsid w:val="00647115"/>
    <w:rsid w:val="006546B0"/>
    <w:rsid w:val="00655562"/>
    <w:rsid w:val="00655740"/>
    <w:rsid w:val="00665465"/>
    <w:rsid w:val="006657CB"/>
    <w:rsid w:val="0066601D"/>
    <w:rsid w:val="00670FFC"/>
    <w:rsid w:val="00673311"/>
    <w:rsid w:val="006A747F"/>
    <w:rsid w:val="006B7D8C"/>
    <w:rsid w:val="006C5D0D"/>
    <w:rsid w:val="006D0608"/>
    <w:rsid w:val="006D1405"/>
    <w:rsid w:val="006F10DB"/>
    <w:rsid w:val="006F2955"/>
    <w:rsid w:val="00712307"/>
    <w:rsid w:val="00721777"/>
    <w:rsid w:val="00732334"/>
    <w:rsid w:val="007339EA"/>
    <w:rsid w:val="007530A5"/>
    <w:rsid w:val="007618EC"/>
    <w:rsid w:val="007625E6"/>
    <w:rsid w:val="00772C8D"/>
    <w:rsid w:val="0077538E"/>
    <w:rsid w:val="00784184"/>
    <w:rsid w:val="007847FF"/>
    <w:rsid w:val="007872D8"/>
    <w:rsid w:val="007C0121"/>
    <w:rsid w:val="007C3C56"/>
    <w:rsid w:val="007F6750"/>
    <w:rsid w:val="007F6825"/>
    <w:rsid w:val="00802B09"/>
    <w:rsid w:val="008076B7"/>
    <w:rsid w:val="00811BB6"/>
    <w:rsid w:val="0081473A"/>
    <w:rsid w:val="00820C3E"/>
    <w:rsid w:val="0083015B"/>
    <w:rsid w:val="00837965"/>
    <w:rsid w:val="00840D96"/>
    <w:rsid w:val="0084362A"/>
    <w:rsid w:val="00845C4B"/>
    <w:rsid w:val="00855BC7"/>
    <w:rsid w:val="00860814"/>
    <w:rsid w:val="00873E4B"/>
    <w:rsid w:val="00882E2F"/>
    <w:rsid w:val="00887D3B"/>
    <w:rsid w:val="00894C8D"/>
    <w:rsid w:val="008963EA"/>
    <w:rsid w:val="008A0437"/>
    <w:rsid w:val="008A35C3"/>
    <w:rsid w:val="008A789F"/>
    <w:rsid w:val="008B0C3A"/>
    <w:rsid w:val="008D707D"/>
    <w:rsid w:val="008F0FA9"/>
    <w:rsid w:val="00913325"/>
    <w:rsid w:val="00915068"/>
    <w:rsid w:val="00915D43"/>
    <w:rsid w:val="00922288"/>
    <w:rsid w:val="00970A54"/>
    <w:rsid w:val="009768FC"/>
    <w:rsid w:val="009808E0"/>
    <w:rsid w:val="0098394A"/>
    <w:rsid w:val="009875AF"/>
    <w:rsid w:val="00991969"/>
    <w:rsid w:val="009A56FA"/>
    <w:rsid w:val="009A76FD"/>
    <w:rsid w:val="009C62E3"/>
    <w:rsid w:val="009C7950"/>
    <w:rsid w:val="009E0490"/>
    <w:rsid w:val="009E113B"/>
    <w:rsid w:val="009E3A00"/>
    <w:rsid w:val="009F06CD"/>
    <w:rsid w:val="009F7E05"/>
    <w:rsid w:val="00A10BF5"/>
    <w:rsid w:val="00A13114"/>
    <w:rsid w:val="00A17489"/>
    <w:rsid w:val="00A26DCB"/>
    <w:rsid w:val="00A33895"/>
    <w:rsid w:val="00A44696"/>
    <w:rsid w:val="00A72728"/>
    <w:rsid w:val="00A75C25"/>
    <w:rsid w:val="00A93D01"/>
    <w:rsid w:val="00A964D2"/>
    <w:rsid w:val="00AA34BD"/>
    <w:rsid w:val="00AA4FF9"/>
    <w:rsid w:val="00AB03F8"/>
    <w:rsid w:val="00AD0DE4"/>
    <w:rsid w:val="00AE0D02"/>
    <w:rsid w:val="00AE7689"/>
    <w:rsid w:val="00AF4800"/>
    <w:rsid w:val="00B05EC0"/>
    <w:rsid w:val="00B10B7C"/>
    <w:rsid w:val="00B12B79"/>
    <w:rsid w:val="00B13431"/>
    <w:rsid w:val="00B30AD0"/>
    <w:rsid w:val="00B40340"/>
    <w:rsid w:val="00B45818"/>
    <w:rsid w:val="00B47152"/>
    <w:rsid w:val="00B568A6"/>
    <w:rsid w:val="00B708D3"/>
    <w:rsid w:val="00B857B6"/>
    <w:rsid w:val="00B902FB"/>
    <w:rsid w:val="00B9368C"/>
    <w:rsid w:val="00B974E4"/>
    <w:rsid w:val="00BA2BA1"/>
    <w:rsid w:val="00BA467C"/>
    <w:rsid w:val="00BA67BD"/>
    <w:rsid w:val="00BB672A"/>
    <w:rsid w:val="00BC1899"/>
    <w:rsid w:val="00BC6886"/>
    <w:rsid w:val="00BD1B94"/>
    <w:rsid w:val="00BD37E1"/>
    <w:rsid w:val="00BD38E5"/>
    <w:rsid w:val="00BE0E25"/>
    <w:rsid w:val="00BE230B"/>
    <w:rsid w:val="00BF1316"/>
    <w:rsid w:val="00C03392"/>
    <w:rsid w:val="00C07BB4"/>
    <w:rsid w:val="00C07F57"/>
    <w:rsid w:val="00C24B34"/>
    <w:rsid w:val="00C30C8A"/>
    <w:rsid w:val="00C3313D"/>
    <w:rsid w:val="00C3524D"/>
    <w:rsid w:val="00C50BAF"/>
    <w:rsid w:val="00C54213"/>
    <w:rsid w:val="00C55F0D"/>
    <w:rsid w:val="00C56C34"/>
    <w:rsid w:val="00C61262"/>
    <w:rsid w:val="00C6773B"/>
    <w:rsid w:val="00C72E59"/>
    <w:rsid w:val="00C7360A"/>
    <w:rsid w:val="00C80DE9"/>
    <w:rsid w:val="00C8188B"/>
    <w:rsid w:val="00C822E4"/>
    <w:rsid w:val="00C85806"/>
    <w:rsid w:val="00C86850"/>
    <w:rsid w:val="00C903BB"/>
    <w:rsid w:val="00CA0CFD"/>
    <w:rsid w:val="00CA1E82"/>
    <w:rsid w:val="00CB7F91"/>
    <w:rsid w:val="00CC5FA8"/>
    <w:rsid w:val="00CD585E"/>
    <w:rsid w:val="00CD5B1E"/>
    <w:rsid w:val="00CE03B8"/>
    <w:rsid w:val="00CE7DDE"/>
    <w:rsid w:val="00CF67BE"/>
    <w:rsid w:val="00D146F3"/>
    <w:rsid w:val="00D238C6"/>
    <w:rsid w:val="00D30666"/>
    <w:rsid w:val="00D3720D"/>
    <w:rsid w:val="00D37752"/>
    <w:rsid w:val="00D41BB0"/>
    <w:rsid w:val="00D632F8"/>
    <w:rsid w:val="00D64363"/>
    <w:rsid w:val="00D67BB3"/>
    <w:rsid w:val="00D70516"/>
    <w:rsid w:val="00D73863"/>
    <w:rsid w:val="00D75503"/>
    <w:rsid w:val="00D92AD4"/>
    <w:rsid w:val="00D974CC"/>
    <w:rsid w:val="00DC602B"/>
    <w:rsid w:val="00DC6483"/>
    <w:rsid w:val="00DE3BB5"/>
    <w:rsid w:val="00DE686E"/>
    <w:rsid w:val="00DF1AD8"/>
    <w:rsid w:val="00DF233E"/>
    <w:rsid w:val="00E00D1A"/>
    <w:rsid w:val="00E033DD"/>
    <w:rsid w:val="00E07DC3"/>
    <w:rsid w:val="00E119FD"/>
    <w:rsid w:val="00E1213C"/>
    <w:rsid w:val="00E2140C"/>
    <w:rsid w:val="00E27C4B"/>
    <w:rsid w:val="00E4613C"/>
    <w:rsid w:val="00E60E2B"/>
    <w:rsid w:val="00E82F7D"/>
    <w:rsid w:val="00E85009"/>
    <w:rsid w:val="00E91EEE"/>
    <w:rsid w:val="00EA169C"/>
    <w:rsid w:val="00EA3081"/>
    <w:rsid w:val="00EB0A12"/>
    <w:rsid w:val="00EB12F9"/>
    <w:rsid w:val="00EB2882"/>
    <w:rsid w:val="00EE49AD"/>
    <w:rsid w:val="00EE4D66"/>
    <w:rsid w:val="00EE4EDB"/>
    <w:rsid w:val="00EF337F"/>
    <w:rsid w:val="00EF5C01"/>
    <w:rsid w:val="00F03121"/>
    <w:rsid w:val="00F053FA"/>
    <w:rsid w:val="00F1627D"/>
    <w:rsid w:val="00F200CE"/>
    <w:rsid w:val="00F20238"/>
    <w:rsid w:val="00F42C95"/>
    <w:rsid w:val="00F43008"/>
    <w:rsid w:val="00F43330"/>
    <w:rsid w:val="00F433B2"/>
    <w:rsid w:val="00F60AA7"/>
    <w:rsid w:val="00F706F9"/>
    <w:rsid w:val="00F86D36"/>
    <w:rsid w:val="00F8764E"/>
    <w:rsid w:val="00F9310B"/>
    <w:rsid w:val="00F95CF0"/>
    <w:rsid w:val="00F96BBF"/>
    <w:rsid w:val="00FA024C"/>
    <w:rsid w:val="00FA3B73"/>
    <w:rsid w:val="00FB118A"/>
    <w:rsid w:val="00FD19D6"/>
    <w:rsid w:val="00FD1D5F"/>
    <w:rsid w:val="00FE3C9C"/>
    <w:rsid w:val="00FE60AA"/>
    <w:rsid w:val="01D45E01"/>
    <w:rsid w:val="0497AC72"/>
    <w:rsid w:val="08974195"/>
    <w:rsid w:val="0F5F008C"/>
    <w:rsid w:val="1C06090F"/>
    <w:rsid w:val="219A19FA"/>
    <w:rsid w:val="2240D9D7"/>
    <w:rsid w:val="28C6953E"/>
    <w:rsid w:val="29E80334"/>
    <w:rsid w:val="30E195B9"/>
    <w:rsid w:val="319D97A6"/>
    <w:rsid w:val="3E0CDB91"/>
    <w:rsid w:val="3FCE32AD"/>
    <w:rsid w:val="434808EF"/>
    <w:rsid w:val="44D08873"/>
    <w:rsid w:val="4616BE86"/>
    <w:rsid w:val="46BE674D"/>
    <w:rsid w:val="47676D8B"/>
    <w:rsid w:val="476FC307"/>
    <w:rsid w:val="497AE120"/>
    <w:rsid w:val="5019FA70"/>
    <w:rsid w:val="572B79CB"/>
    <w:rsid w:val="5809E43F"/>
    <w:rsid w:val="5B101489"/>
    <w:rsid w:val="5B33DCBA"/>
    <w:rsid w:val="5B6171B4"/>
    <w:rsid w:val="5E26CB78"/>
    <w:rsid w:val="6015F8FE"/>
    <w:rsid w:val="60825DC9"/>
    <w:rsid w:val="64E0B34D"/>
    <w:rsid w:val="65495168"/>
    <w:rsid w:val="67265DE8"/>
    <w:rsid w:val="6D032727"/>
    <w:rsid w:val="6D3A0945"/>
    <w:rsid w:val="6E147232"/>
    <w:rsid w:val="6E52E832"/>
    <w:rsid w:val="72EB8B6F"/>
    <w:rsid w:val="73BE82D7"/>
    <w:rsid w:val="767A1693"/>
    <w:rsid w:val="770C40A5"/>
    <w:rsid w:val="7A72BB4A"/>
    <w:rsid w:val="7DB0ECD2"/>
    <w:rsid w:val="7DD95BFB"/>
    <w:rsid w:val="7EFED11E"/>
    <w:rsid w:val="7FE3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CC6F"/>
  <w15:chartTrackingRefBased/>
  <w15:docId w15:val="{CCC2B321-D54C-4C58-8AA1-8C2795083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AD8"/>
    <w:pPr>
      <w:spacing w:before="60" w:after="60" w:line="312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F20238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238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rsid w:val="00E82F7D"/>
    <w:pPr>
      <w:spacing w:before="0" w:after="120" w:line="240" w:lineRule="auto"/>
    </w:pPr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99"/>
    <w:rsid w:val="00F1627D"/>
    <w:rPr>
      <w:rFonts w:ascii="Times New Roman" w:hAnsi="Times New Roman"/>
      <w:b/>
      <w:bCs/>
      <w:sz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Number">
    <w:name w:val="List Number"/>
    <w:basedOn w:val="Normal"/>
    <w:rsid w:val="005B33D1"/>
    <w:pPr>
      <w:numPr>
        <w:numId w:val="16"/>
      </w:numPr>
      <w:spacing w:before="0" w:after="240" w:line="360" w:lineRule="auto"/>
    </w:pPr>
    <w:rPr>
      <w:rFonts w:eastAsia="Times New Roman" w:cs="Times New Roman"/>
      <w:sz w:val="20"/>
      <w:lang w:val="vi-VN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416E1B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416E1B"/>
    <w:rPr>
      <w:rFonts w:ascii="Times New Roman" w:hAnsi="Times New Roman"/>
      <w:b/>
      <w:bCs/>
      <w:sz w:val="26"/>
      <w:lang w:val="en-US"/>
    </w:rPr>
  </w:style>
  <w:style w:type="paragraph" w:customStyle="1" w:styleId="Bullet1">
    <w:name w:val="Bullet 1"/>
    <w:basedOn w:val="Normal"/>
    <w:next w:val="BodyText"/>
    <w:qFormat/>
    <w:rsid w:val="00416E1B"/>
    <w:pPr>
      <w:numPr>
        <w:numId w:val="32"/>
      </w:numPr>
      <w:spacing w:before="120" w:after="0" w:line="360" w:lineRule="auto"/>
    </w:pPr>
    <w:rPr>
      <w:rFonts w:eastAsia="Times New Roman" w:cs="Times New Roman"/>
      <w:lang w:val="vi-VN"/>
    </w:rPr>
  </w:style>
  <w:style w:type="paragraph" w:customStyle="1" w:styleId="Bullet4">
    <w:name w:val="Bullet 4"/>
    <w:basedOn w:val="Normal"/>
    <w:next w:val="BodyText"/>
    <w:qFormat/>
    <w:rsid w:val="00416E1B"/>
    <w:pPr>
      <w:numPr>
        <w:numId w:val="24"/>
      </w:numPr>
      <w:spacing w:before="0" w:after="0" w:line="360" w:lineRule="auto"/>
      <w:ind w:left="0" w:firstLine="1584"/>
    </w:pPr>
    <w:rPr>
      <w:rFonts w:eastAsia="Times New Roman" w:cs="Times New Roman"/>
      <w:sz w:val="20"/>
      <w:lang w:val="vi-VN"/>
    </w:rPr>
  </w:style>
  <w:style w:type="paragraph" w:customStyle="1" w:styleId="Bullet10">
    <w:name w:val="Bullet1"/>
    <w:basedOn w:val="Normal"/>
    <w:rsid w:val="00F20238"/>
    <w:pPr>
      <w:numPr>
        <w:numId w:val="28"/>
      </w:numPr>
      <w:spacing w:before="0" w:after="0" w:line="360" w:lineRule="auto"/>
    </w:pPr>
    <w:rPr>
      <w:rFonts w:eastAsia="Times New Roman" w:cs="Times New Roman"/>
      <w:sz w:val="28"/>
    </w:rPr>
  </w:style>
  <w:style w:type="paragraph" w:styleId="ListParagraph">
    <w:name w:val="List Paragraph"/>
    <w:basedOn w:val="Normal"/>
    <w:uiPriority w:val="34"/>
    <w:qFormat/>
    <w:rsid w:val="00FA024C"/>
    <w:pPr>
      <w:ind w:left="720"/>
      <w:contextualSpacing/>
    </w:pPr>
  </w:style>
  <w:style w:type="paragraph" w:styleId="Revision">
    <w:name w:val="Revision"/>
    <w:hidden/>
    <w:uiPriority w:val="99"/>
    <w:semiHidden/>
    <w:rsid w:val="00180FC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7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0BBD1-7F97-4DC6-8F2D-4094AE114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1146</Words>
  <Characters>6537</Characters>
  <Application>Microsoft Office Word</Application>
  <DocSecurity>4</DocSecurity>
  <Lines>54</Lines>
  <Paragraphs>15</Paragraphs>
  <ScaleCrop>false</ScaleCrop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Guest User</cp:lastModifiedBy>
  <cp:revision>139</cp:revision>
  <dcterms:created xsi:type="dcterms:W3CDTF">2023-04-25T08:14:00Z</dcterms:created>
  <dcterms:modified xsi:type="dcterms:W3CDTF">2024-05-10T22:30:00Z</dcterms:modified>
</cp:coreProperties>
</file>